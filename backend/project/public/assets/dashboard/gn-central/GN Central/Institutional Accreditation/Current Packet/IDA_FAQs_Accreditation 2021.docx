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2CF52" w14:textId="20874353" w:rsidR="00080F00" w:rsidRPr="005E0436" w:rsidRDefault="00080F00" w:rsidP="005E0436">
      <w:pPr>
        <w:spacing w:line="276" w:lineRule="auto"/>
        <w:rPr>
          <w:rFonts w:ascii="Times New Roman" w:hAnsi="Times New Roman" w:cs="Times New Roman"/>
          <w:b/>
          <w:bCs/>
          <w:color w:val="FF0000"/>
          <w:rPrChange w:id="1" w:author="Anna Reuter" w:date="2017-08-25T12:02:00Z">
            <w:rPr>
              <w:rFonts w:ascii="Times New Roman" w:hAnsi="Times New Roman" w:cs="Times New Roman"/>
              <w:bCs/>
              <w:color w:val="000000"/>
            </w:rPr>
          </w:rPrChange>
        </w:rPr>
      </w:pPr>
      <w:r>
        <w:rPr>
          <w:rFonts w:ascii="Times New Roman" w:hAnsi="Times New Roman" w:cs="Times New Roman"/>
          <w:bCs/>
          <w:noProof/>
          <w:color w:val="000000"/>
        </w:rPr>
        <w:drawing>
          <wp:inline distT="0" distB="0" distL="0" distR="0" wp14:anchorId="5A0EA30D" wp14:editId="46B2EE0A">
            <wp:extent cx="2079448" cy="85405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 Logo Horizontal NEW_Compress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48" cy="8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ins w:id="2" w:author="Anna Reuter" w:date="2017-08-25T12:02:00Z">
        <w:r w:rsidR="005E0436">
          <w:rPr>
            <w:rFonts w:ascii="Times New Roman" w:hAnsi="Times New Roman" w:cs="Times New Roman"/>
            <w:bCs/>
            <w:color w:val="000000"/>
          </w:rPr>
          <w:tab/>
        </w:r>
        <w:r w:rsidR="005E0436">
          <w:rPr>
            <w:rFonts w:ascii="Times New Roman" w:hAnsi="Times New Roman" w:cs="Times New Roman"/>
            <w:bCs/>
            <w:color w:val="000000"/>
          </w:rPr>
          <w:tab/>
        </w:r>
      </w:ins>
    </w:p>
    <w:p w14:paraId="3EB866E3" w14:textId="22B89961" w:rsidR="00080F00" w:rsidRPr="00C57B91" w:rsidRDefault="00080F00" w:rsidP="005E0BC9">
      <w:pPr>
        <w:spacing w:line="276" w:lineRule="auto"/>
        <w:jc w:val="center"/>
        <w:rPr>
          <w:rFonts w:asciiTheme="majorHAnsi" w:hAnsiTheme="majorHAnsi" w:cs="Times New Roman"/>
          <w:b/>
          <w:bCs/>
          <w:color w:val="000000"/>
          <w:sz w:val="22"/>
          <w:szCs w:val="22"/>
          <w:u w:val="single"/>
          <w:rPrChange w:id="3" w:author="Anna Reuter" w:date="2017-08-25T10:54:00Z">
            <w:rPr>
              <w:rFonts w:ascii="Times New Roman" w:hAnsi="Times New Roman" w:cs="Times New Roman"/>
              <w:b/>
              <w:bCs/>
              <w:color w:val="000000"/>
              <w:u w:val="single"/>
            </w:rPr>
          </w:rPrChange>
        </w:rPr>
      </w:pPr>
      <w:r w:rsidRPr="00C57B91">
        <w:rPr>
          <w:rFonts w:asciiTheme="majorHAnsi" w:hAnsiTheme="majorHAnsi" w:cs="Times New Roman"/>
          <w:b/>
          <w:bCs/>
          <w:color w:val="000000"/>
          <w:sz w:val="22"/>
          <w:szCs w:val="22"/>
          <w:u w:val="single"/>
          <w:rPrChange w:id="4" w:author="Anna Reuter" w:date="2017-08-25T10:54:00Z">
            <w:rPr>
              <w:rFonts w:ascii="Times New Roman" w:hAnsi="Times New Roman" w:cs="Times New Roman"/>
              <w:b/>
              <w:bCs/>
              <w:color w:val="000000"/>
              <w:u w:val="single"/>
            </w:rPr>
          </w:rPrChange>
        </w:rPr>
        <w:t>INSTITUTIONAL ACCREDITATION</w:t>
      </w:r>
    </w:p>
    <w:p w14:paraId="01538E1F" w14:textId="77777777" w:rsidR="00B33CCF" w:rsidRPr="00C57B91" w:rsidRDefault="00B33CCF" w:rsidP="009C0E3C">
      <w:pPr>
        <w:spacing w:line="276" w:lineRule="auto"/>
        <w:rPr>
          <w:rFonts w:asciiTheme="majorHAnsi" w:hAnsiTheme="majorHAnsi" w:cs="Times New Roman"/>
          <w:b/>
          <w:color w:val="000000"/>
          <w:sz w:val="22"/>
          <w:szCs w:val="22"/>
          <w:rPrChange w:id="5" w:author="Anna Reuter" w:date="2017-08-25T10:54:00Z">
            <w:rPr>
              <w:rFonts w:ascii="Times New Roman" w:hAnsi="Times New Roman" w:cs="Times New Roman"/>
              <w:b/>
              <w:color w:val="000000"/>
            </w:rPr>
          </w:rPrChange>
        </w:rPr>
      </w:pPr>
    </w:p>
    <w:p w14:paraId="24259E82" w14:textId="4A425C5E" w:rsidR="005E0BC9" w:rsidRPr="00C57B91" w:rsidRDefault="005E0BC9" w:rsidP="00B35F73">
      <w:pPr>
        <w:spacing w:line="276" w:lineRule="auto"/>
        <w:jc w:val="center"/>
        <w:rPr>
          <w:rFonts w:asciiTheme="majorHAnsi" w:hAnsiTheme="majorHAnsi" w:cs="Times New Roman"/>
          <w:b/>
          <w:color w:val="000000"/>
          <w:sz w:val="22"/>
          <w:szCs w:val="22"/>
          <w:rPrChange w:id="6" w:author="Anna Reuter" w:date="2017-08-25T10:54:00Z">
            <w:rPr>
              <w:rFonts w:ascii="Times New Roman" w:hAnsi="Times New Roman" w:cs="Times New Roman"/>
              <w:b/>
              <w:color w:val="000000"/>
            </w:rPr>
          </w:rPrChange>
        </w:rPr>
      </w:pPr>
      <w:r w:rsidRPr="00C57B91">
        <w:rPr>
          <w:rFonts w:asciiTheme="majorHAnsi" w:hAnsiTheme="majorHAnsi" w:cs="Times New Roman"/>
          <w:b/>
          <w:color w:val="000000"/>
          <w:sz w:val="22"/>
          <w:szCs w:val="22"/>
          <w:rPrChange w:id="7" w:author="Anna Reuter" w:date="2017-08-25T10:54:00Z">
            <w:rPr>
              <w:rFonts w:ascii="Times New Roman" w:hAnsi="Times New Roman" w:cs="Times New Roman"/>
              <w:b/>
              <w:color w:val="000000"/>
            </w:rPr>
          </w:rPrChange>
        </w:rPr>
        <w:t>Frequently Asked Questions</w:t>
      </w:r>
    </w:p>
    <w:p w14:paraId="523EB213" w14:textId="77777777" w:rsidR="005E0BC9" w:rsidRPr="00C57B91" w:rsidRDefault="005E0BC9" w:rsidP="009C0E3C">
      <w:pPr>
        <w:spacing w:line="276" w:lineRule="auto"/>
        <w:rPr>
          <w:rFonts w:asciiTheme="majorHAnsi" w:hAnsiTheme="majorHAnsi" w:cs="Times New Roman"/>
          <w:b/>
          <w:color w:val="000000"/>
          <w:sz w:val="22"/>
          <w:szCs w:val="22"/>
          <w:rPrChange w:id="8" w:author="Anna Reuter" w:date="2017-08-25T10:54:00Z">
            <w:rPr>
              <w:rFonts w:ascii="Times New Roman" w:hAnsi="Times New Roman" w:cs="Times New Roman"/>
              <w:b/>
              <w:color w:val="000000"/>
            </w:rPr>
          </w:rPrChange>
        </w:rPr>
      </w:pPr>
    </w:p>
    <w:p w14:paraId="7D7FEC56" w14:textId="35873BDE" w:rsidR="00D679B8" w:rsidRPr="00FB6492" w:rsidRDefault="00D679B8">
      <w:pPr>
        <w:rPr>
          <w:rFonts w:asciiTheme="majorHAnsi" w:hAnsiTheme="majorHAnsi" w:cs="Times New Roman"/>
          <w:b/>
          <w:bCs/>
          <w:color w:val="0070C0"/>
          <w:sz w:val="22"/>
          <w:szCs w:val="22"/>
          <w:rPrChange w:id="9" w:author="Anna Reuter" w:date="2017-08-25T12:02:00Z">
            <w:rPr>
              <w:rFonts w:ascii="Times New Roman" w:hAnsi="Times New Roman" w:cs="Times New Roman"/>
              <w:b/>
              <w:bCs/>
              <w:color w:val="0070C0"/>
              <w:sz w:val="22"/>
              <w:szCs w:val="22"/>
            </w:rPr>
          </w:rPrChange>
        </w:rPr>
        <w:pPrChange w:id="10" w:author="Anna Reuter" w:date="2017-08-25T10:57:00Z">
          <w:pPr>
            <w:spacing w:line="276" w:lineRule="auto"/>
          </w:pPr>
        </w:pPrChange>
      </w:pPr>
      <w:r w:rsidRPr="00C57B91">
        <w:rPr>
          <w:rFonts w:asciiTheme="majorHAnsi" w:hAnsiTheme="majorHAnsi" w:cs="Times New Roman"/>
          <w:b/>
          <w:bCs/>
          <w:sz w:val="22"/>
          <w:szCs w:val="22"/>
          <w:rPrChange w:id="11" w:author="Anna Reuter" w:date="2017-08-25T10:54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1</w:t>
      </w:r>
      <w:r w:rsidR="00E64BAB" w:rsidRPr="00C57B91">
        <w:rPr>
          <w:rFonts w:asciiTheme="majorHAnsi" w:hAnsiTheme="majorHAnsi" w:cs="Times New Roman"/>
          <w:b/>
          <w:bCs/>
          <w:sz w:val="22"/>
          <w:szCs w:val="22"/>
          <w:rPrChange w:id="12" w:author="Anna Reuter" w:date="2017-08-25T10:54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Pr="00C57B91">
        <w:rPr>
          <w:rFonts w:asciiTheme="majorHAnsi" w:hAnsiTheme="majorHAnsi" w:cs="Times New Roman"/>
          <w:b/>
          <w:bCs/>
          <w:sz w:val="22"/>
          <w:szCs w:val="22"/>
          <w:rPrChange w:id="13" w:author="Anna Reuter" w:date="2017-08-25T10:54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 xml:space="preserve"> </w:t>
      </w:r>
      <w:r w:rsidR="005E0BC9" w:rsidRPr="00C57B91">
        <w:rPr>
          <w:rFonts w:asciiTheme="majorHAnsi" w:hAnsiTheme="majorHAnsi" w:cs="Times New Roman"/>
          <w:b/>
          <w:bCs/>
          <w:sz w:val="22"/>
          <w:szCs w:val="22"/>
          <w:rPrChange w:id="14" w:author="Anna Reuter" w:date="2017-08-25T10:54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ab/>
      </w:r>
      <w:r w:rsidRPr="00FB6492">
        <w:rPr>
          <w:rFonts w:asciiTheme="majorHAnsi" w:hAnsiTheme="majorHAnsi" w:cs="Times New Roman"/>
          <w:b/>
          <w:bCs/>
          <w:sz w:val="22"/>
          <w:szCs w:val="22"/>
          <w:rPrChange w:id="15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What is Institutional Accreditation?  </w:t>
      </w:r>
    </w:p>
    <w:p w14:paraId="781B8B9D" w14:textId="77777777" w:rsidR="005E0BC9" w:rsidRPr="00FB6492" w:rsidRDefault="00CC30D4">
      <w:pPr>
        <w:ind w:left="720"/>
        <w:rPr>
          <w:ins w:id="16" w:author="Anna Reuter" w:date="2017-08-25T10:42:00Z"/>
          <w:rFonts w:asciiTheme="majorHAnsi" w:hAnsiTheme="majorHAnsi" w:cs="Times New Roman"/>
          <w:bCs/>
          <w:color w:val="000000"/>
          <w:sz w:val="22"/>
          <w:szCs w:val="22"/>
          <w:rPrChange w:id="17" w:author="Anna Reuter" w:date="2017-08-25T12:02:00Z">
            <w:rPr>
              <w:ins w:id="18" w:author="Anna Reuter" w:date="2017-08-25T10:42:00Z"/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pPrChange w:id="19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hAnsiTheme="majorHAnsi" w:cs="Times New Roman"/>
          <w:bCs/>
          <w:color w:val="000000"/>
          <w:sz w:val="22"/>
          <w:szCs w:val="22"/>
          <w:rPrChange w:id="20" w:author="Anna Reuter" w:date="2017-08-25T12:02:00Z">
            <w:rPr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t xml:space="preserve">IDA Institutional Accreditation </w:t>
      </w:r>
      <w:r w:rsidR="007702BC" w:rsidRPr="00FB6492">
        <w:rPr>
          <w:rFonts w:asciiTheme="majorHAnsi" w:hAnsiTheme="majorHAnsi" w:cs="Times New Roman"/>
          <w:bCs/>
          <w:color w:val="000000"/>
          <w:sz w:val="22"/>
          <w:szCs w:val="22"/>
          <w:rPrChange w:id="21" w:author="Anna Reuter" w:date="2017-08-25T12:02:00Z">
            <w:rPr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t>is a formal recognition that the institution meets professional standards of operational integrity and quality related to services consistent with IDA values and definition of dyslexia.</w:t>
      </w:r>
    </w:p>
    <w:p w14:paraId="3094A6A5" w14:textId="77777777" w:rsidR="000B778F" w:rsidRPr="00FB6492" w:rsidRDefault="000B778F">
      <w:pPr>
        <w:ind w:left="720"/>
        <w:rPr>
          <w:ins w:id="22" w:author="Anna Reuter" w:date="2017-08-25T10:38:00Z"/>
          <w:rFonts w:asciiTheme="majorHAnsi" w:hAnsiTheme="majorHAnsi" w:cs="Times New Roman"/>
          <w:bCs/>
          <w:color w:val="000000"/>
          <w:sz w:val="22"/>
          <w:szCs w:val="22"/>
          <w:rPrChange w:id="23" w:author="Anna Reuter" w:date="2017-08-25T12:02:00Z">
            <w:rPr>
              <w:ins w:id="24" w:author="Anna Reuter" w:date="2017-08-25T10:38:00Z"/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pPrChange w:id="25" w:author="Anna Reuter" w:date="2017-08-25T10:57:00Z">
          <w:pPr>
            <w:spacing w:line="276" w:lineRule="auto"/>
            <w:ind w:left="720"/>
          </w:pPr>
        </w:pPrChange>
      </w:pPr>
    </w:p>
    <w:p w14:paraId="349023CF" w14:textId="47E17D67" w:rsidR="000B778F" w:rsidRPr="00FB6492" w:rsidRDefault="000B778F">
      <w:pPr>
        <w:ind w:left="720" w:hanging="720"/>
        <w:rPr>
          <w:ins w:id="26" w:author="Anna Reuter" w:date="2017-08-25T10:42:00Z"/>
          <w:rFonts w:asciiTheme="majorHAnsi" w:hAnsiTheme="majorHAnsi" w:cs="Times New Roman"/>
          <w:b/>
          <w:bCs/>
          <w:color w:val="000000"/>
          <w:sz w:val="22"/>
          <w:szCs w:val="22"/>
          <w:rPrChange w:id="27" w:author="Anna Reuter" w:date="2017-08-25T12:02:00Z">
            <w:rPr>
              <w:ins w:id="28" w:author="Anna Reuter" w:date="2017-08-25T10:42:00Z"/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pPrChange w:id="29" w:author="Anna Reuter" w:date="2017-08-25T10:57:00Z">
          <w:pPr>
            <w:spacing w:line="276" w:lineRule="auto"/>
            <w:ind w:left="720" w:hanging="720"/>
          </w:pPr>
        </w:pPrChange>
      </w:pPr>
      <w:ins w:id="30" w:author="Anna Reuter" w:date="2017-08-25T10:42:00Z">
        <w:r w:rsidRPr="00FB6492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31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t>2.</w:t>
        </w:r>
        <w:r w:rsidRPr="00FB6492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32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tab/>
          <w:t>Does an Institution have to be affiliated with the International Dyslexia Association to receive Institutional Accreditation?</w:t>
        </w:r>
      </w:ins>
    </w:p>
    <w:p w14:paraId="18BA8DE0" w14:textId="49BA6F4C" w:rsidR="000B778F" w:rsidRPr="00FB6492" w:rsidRDefault="000B778F">
      <w:pPr>
        <w:ind w:left="720"/>
        <w:rPr>
          <w:ins w:id="33" w:author="Anna Reuter" w:date="2017-08-25T10:42:00Z"/>
          <w:rFonts w:asciiTheme="majorHAnsi" w:hAnsiTheme="majorHAnsi" w:cs="Times New Roman"/>
          <w:bCs/>
          <w:color w:val="000000"/>
          <w:sz w:val="22"/>
          <w:szCs w:val="22"/>
          <w:rPrChange w:id="34" w:author="Anna Reuter" w:date="2017-08-25T12:02:00Z">
            <w:rPr>
              <w:ins w:id="35" w:author="Anna Reuter" w:date="2017-08-25T10:42:00Z"/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pPrChange w:id="36" w:author="Anna Reuter" w:date="2017-08-25T10:57:00Z">
          <w:pPr>
            <w:spacing w:line="276" w:lineRule="auto"/>
            <w:ind w:left="720"/>
          </w:pPr>
        </w:pPrChange>
      </w:pPr>
      <w:ins w:id="37" w:author="Anna Reuter" w:date="2017-08-25T10:42:00Z">
        <w:r w:rsidRPr="00FB6492">
          <w:rPr>
            <w:rFonts w:asciiTheme="majorHAnsi" w:hAnsiTheme="majorHAnsi" w:cs="Times New Roman"/>
            <w:bCs/>
            <w:color w:val="000000"/>
            <w:sz w:val="22"/>
            <w:szCs w:val="22"/>
            <w:rPrChange w:id="38" w:author="Anna Reuter" w:date="2017-08-25T12:02:00Z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rPrChange>
          </w:rPr>
          <w:t>Yes. Th</w:t>
        </w:r>
        <w:r w:rsidR="00C57B91" w:rsidRPr="00FB6492">
          <w:rPr>
            <w:rFonts w:asciiTheme="majorHAnsi" w:hAnsiTheme="majorHAnsi" w:cs="Times New Roman"/>
            <w:bCs/>
            <w:color w:val="000000"/>
            <w:sz w:val="22"/>
            <w:szCs w:val="22"/>
          </w:rPr>
          <w:t>e institution must be a</w:t>
        </w:r>
      </w:ins>
      <w:ins w:id="39" w:author="Anna Reuter" w:date="2017-08-25T10:55:00Z">
        <w:r w:rsidR="00C57B91" w:rsidRPr="00FB6492">
          <w:rPr>
            <w:rFonts w:asciiTheme="majorHAnsi" w:hAnsiTheme="majorHAnsi" w:cs="Times New Roman"/>
            <w:bCs/>
            <w:color w:val="000000"/>
            <w:sz w:val="22"/>
            <w:szCs w:val="22"/>
          </w:rPr>
          <w:t xml:space="preserve"> </w:t>
        </w:r>
      </w:ins>
      <w:ins w:id="40" w:author="Anna Reuter" w:date="2017-08-25T10:42:00Z">
        <w:r w:rsidRPr="00FB6492">
          <w:rPr>
            <w:rFonts w:asciiTheme="majorHAnsi" w:hAnsiTheme="majorHAnsi" w:cs="Times New Roman"/>
            <w:bCs/>
            <w:color w:val="000000"/>
            <w:sz w:val="22"/>
            <w:szCs w:val="22"/>
            <w:rPrChange w:id="41" w:author="Anna Reuter" w:date="2017-08-25T12:02:00Z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rPrChange>
          </w:rPr>
          <w:t xml:space="preserve">Global Partner of IDA </w:t>
        </w:r>
      </w:ins>
      <w:ins w:id="42" w:author="Anna Reuter" w:date="2017-08-25T10:55:00Z">
        <w:r w:rsidR="00C57B91" w:rsidRPr="00FB6492">
          <w:rPr>
            <w:rFonts w:asciiTheme="majorHAnsi" w:hAnsiTheme="majorHAnsi" w:cs="Times New Roman"/>
            <w:bCs/>
            <w:color w:val="000000"/>
            <w:sz w:val="22"/>
            <w:szCs w:val="22"/>
          </w:rPr>
          <w:t xml:space="preserve">in good standing </w:t>
        </w:r>
      </w:ins>
      <w:ins w:id="43" w:author="Anna Reuter" w:date="2017-08-25T10:42:00Z">
        <w:r w:rsidRPr="00FB6492">
          <w:rPr>
            <w:rFonts w:asciiTheme="majorHAnsi" w:hAnsiTheme="majorHAnsi" w:cs="Times New Roman"/>
            <w:bCs/>
            <w:color w:val="000000"/>
            <w:sz w:val="22"/>
            <w:szCs w:val="22"/>
            <w:rPrChange w:id="44" w:author="Anna Reuter" w:date="2017-08-25T12:02:00Z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rPrChange>
          </w:rPr>
          <w:t>to be considered for Institutional Accreditation.</w:t>
        </w:r>
      </w:ins>
    </w:p>
    <w:p w14:paraId="7343A352" w14:textId="77777777" w:rsidR="000B778F" w:rsidRPr="00FB6492" w:rsidDel="00C57B91" w:rsidRDefault="000B778F">
      <w:pPr>
        <w:rPr>
          <w:del w:id="45" w:author="Anna Reuter" w:date="2017-08-25T10:55:00Z"/>
          <w:rFonts w:asciiTheme="majorHAnsi" w:hAnsiTheme="majorHAnsi" w:cs="Times New Roman"/>
          <w:bCs/>
          <w:color w:val="000000"/>
          <w:sz w:val="22"/>
          <w:szCs w:val="22"/>
          <w:rPrChange w:id="46" w:author="Anna Reuter" w:date="2017-08-25T12:02:00Z">
            <w:rPr>
              <w:del w:id="47" w:author="Anna Reuter" w:date="2017-08-25T10:55:00Z"/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pPrChange w:id="48" w:author="Anna Reuter" w:date="2017-08-25T10:57:00Z">
          <w:pPr>
            <w:spacing w:line="276" w:lineRule="auto"/>
            <w:ind w:left="720"/>
          </w:pPr>
        </w:pPrChange>
      </w:pPr>
    </w:p>
    <w:p w14:paraId="0150305B" w14:textId="53C7F035" w:rsidR="00BE3352" w:rsidRPr="00FB6492" w:rsidRDefault="007702BC">
      <w:pPr>
        <w:rPr>
          <w:rFonts w:asciiTheme="majorHAnsi" w:hAnsiTheme="majorHAnsi" w:cs="Times New Roman"/>
          <w:bCs/>
          <w:color w:val="000000"/>
          <w:sz w:val="22"/>
          <w:szCs w:val="22"/>
          <w:rPrChange w:id="49" w:author="Anna Reuter" w:date="2017-08-25T12:02:00Z">
            <w:rPr>
              <w:rFonts w:ascii="Times New Roman" w:hAnsi="Times New Roman" w:cs="Times New Roman"/>
              <w:bCs/>
              <w:color w:val="000000"/>
              <w:sz w:val="16"/>
              <w:szCs w:val="16"/>
            </w:rPr>
          </w:rPrChange>
        </w:rPr>
        <w:pPrChange w:id="50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hAnsiTheme="majorHAnsi" w:cs="Times New Roman"/>
          <w:bCs/>
          <w:color w:val="000000"/>
          <w:sz w:val="22"/>
          <w:szCs w:val="22"/>
          <w:rPrChange w:id="51" w:author="Anna Reuter" w:date="2017-08-25T12:02:00Z">
            <w:rPr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t xml:space="preserve">  </w:t>
      </w:r>
    </w:p>
    <w:p w14:paraId="2125FC74" w14:textId="1C4517DC" w:rsidR="005E0BC9" w:rsidRPr="00FB6492" w:rsidRDefault="000B778F">
      <w:pPr>
        <w:rPr>
          <w:rFonts w:asciiTheme="majorHAnsi" w:hAnsiTheme="majorHAnsi" w:cs="Times New Roman"/>
          <w:b/>
          <w:bCs/>
          <w:sz w:val="22"/>
          <w:szCs w:val="22"/>
          <w:rPrChange w:id="52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pPrChange w:id="53" w:author="Anna Reuter" w:date="2017-08-25T10:57:00Z">
          <w:pPr>
            <w:spacing w:line="276" w:lineRule="auto"/>
          </w:pPr>
        </w:pPrChange>
      </w:pPr>
      <w:ins w:id="54" w:author="Anna Reuter" w:date="2017-08-25T10:42:00Z">
        <w:r w:rsidRPr="00FB6492">
          <w:rPr>
            <w:rFonts w:asciiTheme="majorHAnsi" w:hAnsiTheme="majorHAnsi" w:cs="Times New Roman"/>
            <w:b/>
            <w:bCs/>
            <w:sz w:val="22"/>
            <w:szCs w:val="22"/>
            <w:rPrChange w:id="55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t>3</w:t>
        </w:r>
      </w:ins>
      <w:del w:id="56" w:author="Anna Reuter" w:date="2017-08-25T10:42:00Z">
        <w:r w:rsidR="005E0BC9" w:rsidRPr="00FB6492" w:rsidDel="000B778F">
          <w:rPr>
            <w:rFonts w:asciiTheme="majorHAnsi" w:hAnsiTheme="majorHAnsi" w:cs="Times New Roman"/>
            <w:b/>
            <w:bCs/>
            <w:sz w:val="22"/>
            <w:szCs w:val="22"/>
            <w:rPrChange w:id="57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2</w:delText>
        </w:r>
      </w:del>
      <w:r w:rsidR="005E0BC9" w:rsidRPr="00FB6492">
        <w:rPr>
          <w:rFonts w:asciiTheme="majorHAnsi" w:hAnsiTheme="majorHAnsi" w:cs="Times New Roman"/>
          <w:b/>
          <w:bCs/>
          <w:sz w:val="22"/>
          <w:szCs w:val="22"/>
          <w:rPrChange w:id="58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="005E0BC9" w:rsidRPr="00FB6492">
        <w:rPr>
          <w:rFonts w:asciiTheme="majorHAnsi" w:hAnsiTheme="majorHAnsi" w:cs="Times New Roman"/>
          <w:b/>
          <w:bCs/>
          <w:sz w:val="22"/>
          <w:szCs w:val="22"/>
          <w:rPrChange w:id="59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ab/>
        <w:t xml:space="preserve">What are the benefits </w:t>
      </w:r>
      <w:ins w:id="60" w:author="Anna Reuter" w:date="2017-10-23T15:13:00Z">
        <w:r w:rsidR="005208D7">
          <w:rPr>
            <w:rFonts w:asciiTheme="majorHAnsi" w:hAnsiTheme="majorHAnsi" w:cs="Times New Roman"/>
            <w:b/>
            <w:bCs/>
            <w:sz w:val="22"/>
            <w:szCs w:val="22"/>
          </w:rPr>
          <w:t xml:space="preserve">of </w:t>
        </w:r>
      </w:ins>
      <w:r w:rsidR="005E0BC9" w:rsidRPr="00FB6492">
        <w:rPr>
          <w:rFonts w:asciiTheme="majorHAnsi" w:hAnsiTheme="majorHAnsi" w:cs="Times New Roman"/>
          <w:b/>
          <w:bCs/>
          <w:sz w:val="22"/>
          <w:szCs w:val="22"/>
          <w:rPrChange w:id="61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Institutional Accreditation?</w:t>
      </w:r>
    </w:p>
    <w:p w14:paraId="6EB2F1BC" w14:textId="5384F3BB" w:rsidR="005E0BC9" w:rsidRPr="00FB6492" w:rsidRDefault="003F5A82">
      <w:pPr>
        <w:pStyle w:val="ListParagraph"/>
        <w:rPr>
          <w:rFonts w:asciiTheme="majorHAnsi" w:hAnsiTheme="majorHAnsi"/>
          <w:rPrChange w:id="62" w:author="Anna Reuter" w:date="2017-08-25T12:02:00Z">
            <w:rPr/>
          </w:rPrChange>
        </w:rPr>
      </w:pPr>
      <w:r w:rsidRPr="00FB6492">
        <w:rPr>
          <w:rFonts w:asciiTheme="majorHAnsi" w:hAnsiTheme="majorHAnsi"/>
          <w:rPrChange w:id="63" w:author="Anna Reuter" w:date="2017-08-25T12:02:00Z">
            <w:rPr/>
          </w:rPrChange>
        </w:rPr>
        <w:t xml:space="preserve">Display international recognition of your organization’s operational integrity and quality related to </w:t>
      </w:r>
      <w:proofErr w:type="gramStart"/>
      <w:r w:rsidRPr="00FB6492">
        <w:rPr>
          <w:rFonts w:asciiTheme="majorHAnsi" w:hAnsiTheme="majorHAnsi"/>
          <w:rPrChange w:id="64" w:author="Anna Reuter" w:date="2017-08-25T12:02:00Z">
            <w:rPr/>
          </w:rPrChange>
        </w:rPr>
        <w:t>services</w:t>
      </w:r>
      <w:proofErr w:type="gramEnd"/>
    </w:p>
    <w:p w14:paraId="2E874186" w14:textId="0750F715" w:rsidR="003F5A82" w:rsidRPr="00FB6492" w:rsidRDefault="003F5A82">
      <w:pPr>
        <w:pStyle w:val="ListParagraph"/>
        <w:rPr>
          <w:rFonts w:asciiTheme="majorHAnsi" w:hAnsiTheme="majorHAnsi"/>
          <w:rPrChange w:id="65" w:author="Anna Reuter" w:date="2017-08-25T12:02:00Z">
            <w:rPr/>
          </w:rPrChange>
        </w:rPr>
      </w:pPr>
      <w:r w:rsidRPr="00FB6492">
        <w:rPr>
          <w:rFonts w:asciiTheme="majorHAnsi" w:hAnsiTheme="majorHAnsi"/>
          <w:rPrChange w:id="66" w:author="Anna Reuter" w:date="2017-08-25T12:02:00Z">
            <w:rPr/>
          </w:rPrChange>
        </w:rPr>
        <w:t xml:space="preserve">Demonstrate the operational integrity and quality related to services to current or potential </w:t>
      </w:r>
      <w:proofErr w:type="gramStart"/>
      <w:r w:rsidRPr="00FB6492">
        <w:rPr>
          <w:rFonts w:asciiTheme="majorHAnsi" w:hAnsiTheme="majorHAnsi"/>
          <w:rPrChange w:id="67" w:author="Anna Reuter" w:date="2017-08-25T12:02:00Z">
            <w:rPr/>
          </w:rPrChange>
        </w:rPr>
        <w:t>clients</w:t>
      </w:r>
      <w:proofErr w:type="gramEnd"/>
    </w:p>
    <w:p w14:paraId="52EC2999" w14:textId="75100780" w:rsidR="00B35F73" w:rsidRPr="00FB6492" w:rsidRDefault="00B35F73">
      <w:pPr>
        <w:pStyle w:val="ListParagraph"/>
        <w:rPr>
          <w:rFonts w:asciiTheme="majorHAnsi" w:hAnsiTheme="majorHAnsi"/>
          <w:rPrChange w:id="68" w:author="Anna Reuter" w:date="2017-08-25T12:02:00Z">
            <w:rPr/>
          </w:rPrChange>
        </w:rPr>
      </w:pPr>
      <w:r w:rsidRPr="00FB6492">
        <w:rPr>
          <w:rFonts w:asciiTheme="majorHAnsi" w:hAnsiTheme="majorHAnsi"/>
          <w:rPrChange w:id="69" w:author="Anna Reuter" w:date="2017-08-25T12:02:00Z">
            <w:rPr/>
          </w:rPrChange>
        </w:rPr>
        <w:t xml:space="preserve">Demonstrate the operational integrity and quality related to services to current or potential </w:t>
      </w:r>
      <w:proofErr w:type="gramStart"/>
      <w:r w:rsidRPr="00FB6492">
        <w:rPr>
          <w:rFonts w:asciiTheme="majorHAnsi" w:hAnsiTheme="majorHAnsi"/>
          <w:rPrChange w:id="70" w:author="Anna Reuter" w:date="2017-08-25T12:02:00Z">
            <w:rPr/>
          </w:rPrChange>
        </w:rPr>
        <w:t>funders</w:t>
      </w:r>
      <w:proofErr w:type="gramEnd"/>
    </w:p>
    <w:p w14:paraId="1BB378BC" w14:textId="56D5B173" w:rsidR="00B35F73" w:rsidRPr="00FB6492" w:rsidDel="000B778F" w:rsidRDefault="0040647A">
      <w:pPr>
        <w:pStyle w:val="ListParagraph"/>
        <w:rPr>
          <w:del w:id="71" w:author="Anna Reuter" w:date="2017-08-25T10:42:00Z"/>
          <w:rFonts w:asciiTheme="majorHAnsi" w:hAnsiTheme="majorHAnsi"/>
          <w:rPrChange w:id="72" w:author="Anna Reuter" w:date="2017-08-25T12:02:00Z">
            <w:rPr>
              <w:del w:id="73" w:author="Anna Reuter" w:date="2017-08-25T10:42:00Z"/>
            </w:rPr>
          </w:rPrChange>
        </w:rPr>
      </w:pPr>
      <w:r w:rsidRPr="00FB6492">
        <w:rPr>
          <w:rFonts w:asciiTheme="majorHAnsi" w:hAnsiTheme="majorHAnsi"/>
          <w:rPrChange w:id="74" w:author="Anna Reuter" w:date="2017-08-25T12:02:00Z">
            <w:rPr/>
          </w:rPrChange>
        </w:rPr>
        <w:t>Demonstrates your organization m</w:t>
      </w:r>
      <w:r w:rsidR="00B35F73" w:rsidRPr="00FB6492">
        <w:rPr>
          <w:rFonts w:asciiTheme="majorHAnsi" w:hAnsiTheme="majorHAnsi"/>
          <w:rPrChange w:id="75" w:author="Anna Reuter" w:date="2017-08-25T12:02:00Z">
            <w:rPr/>
          </w:rPrChange>
        </w:rPr>
        <w:t>eets regulatory requirements</w:t>
      </w:r>
    </w:p>
    <w:p w14:paraId="7CF56F12" w14:textId="5F0575B9" w:rsidR="005E0BC9" w:rsidRPr="00FB6492" w:rsidDel="000B778F" w:rsidRDefault="005E0BC9">
      <w:pPr>
        <w:pStyle w:val="ListParagraph"/>
        <w:rPr>
          <w:del w:id="76" w:author="Anna Reuter" w:date="2017-08-25T10:42:00Z"/>
          <w:rFonts w:asciiTheme="majorHAnsi" w:hAnsiTheme="majorHAnsi"/>
          <w:color w:val="0070C0"/>
          <w:rPrChange w:id="77" w:author="Anna Reuter" w:date="2017-08-25T12:02:00Z">
            <w:rPr>
              <w:del w:id="78" w:author="Anna Reuter" w:date="2017-08-25T10:42:00Z"/>
              <w:color w:val="0070C0"/>
              <w:sz w:val="16"/>
              <w:szCs w:val="16"/>
            </w:rPr>
          </w:rPrChange>
        </w:rPr>
        <w:pPrChange w:id="79" w:author="Anna Reuter" w:date="2017-08-25T11:57:00Z">
          <w:pPr>
            <w:spacing w:line="276" w:lineRule="auto"/>
          </w:pPr>
        </w:pPrChange>
      </w:pPr>
      <w:del w:id="80" w:author="Anna Reuter" w:date="2017-08-25T10:42:00Z">
        <w:r w:rsidRPr="00FB6492" w:rsidDel="000B778F">
          <w:rPr>
            <w:rFonts w:asciiTheme="majorHAnsi" w:hAnsiTheme="majorHAnsi"/>
            <w:rPrChange w:id="81" w:author="Anna Reuter" w:date="2017-08-25T12:02:00Z">
              <w:rPr/>
            </w:rPrChange>
          </w:rPr>
          <w:tab/>
        </w:r>
      </w:del>
    </w:p>
    <w:p w14:paraId="186133EC" w14:textId="2E842A6B" w:rsidR="00BE3352" w:rsidRPr="00FB6492" w:rsidDel="000B778F" w:rsidRDefault="0040647A">
      <w:pPr>
        <w:pStyle w:val="ListParagraph"/>
        <w:rPr>
          <w:del w:id="82" w:author="Anna Reuter" w:date="2017-08-25T10:42:00Z"/>
          <w:rFonts w:asciiTheme="majorHAnsi" w:hAnsiTheme="majorHAnsi"/>
          <w:rPrChange w:id="83" w:author="Anna Reuter" w:date="2017-08-25T12:02:00Z">
            <w:rPr>
              <w:del w:id="84" w:author="Anna Reuter" w:date="2017-08-25T10:42:00Z"/>
              <w:rFonts w:ascii="Times New Roman" w:hAnsi="Times New Roman" w:cs="Times New Roman"/>
              <w:b/>
              <w:bCs/>
              <w:color w:val="000000"/>
              <w:sz w:val="22"/>
              <w:szCs w:val="22"/>
              <w:highlight w:val="green"/>
            </w:rPr>
          </w:rPrChange>
        </w:rPr>
        <w:pPrChange w:id="85" w:author="Anna Reuter" w:date="2017-08-25T11:57:00Z">
          <w:pPr>
            <w:spacing w:line="276" w:lineRule="auto"/>
            <w:ind w:left="720" w:hanging="720"/>
          </w:pPr>
        </w:pPrChange>
      </w:pPr>
      <w:del w:id="86" w:author="Anna Reuter" w:date="2017-08-25T10:42:00Z">
        <w:r w:rsidRPr="00FB6492" w:rsidDel="000B778F">
          <w:rPr>
            <w:rFonts w:asciiTheme="majorHAnsi" w:hAnsiTheme="majorHAnsi"/>
            <w:rPrChange w:id="87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green"/>
              </w:rPr>
            </w:rPrChange>
          </w:rPr>
          <w:delText>3</w:delText>
        </w:r>
        <w:r w:rsidR="00BE3352" w:rsidRPr="00FB6492" w:rsidDel="000B778F">
          <w:rPr>
            <w:rFonts w:asciiTheme="majorHAnsi" w:hAnsiTheme="majorHAnsi"/>
            <w:rPrChange w:id="88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green"/>
              </w:rPr>
            </w:rPrChange>
          </w:rPr>
          <w:delText>.</w:delText>
        </w:r>
        <w:r w:rsidR="00BE3352" w:rsidRPr="00FB6492" w:rsidDel="000B778F">
          <w:rPr>
            <w:rFonts w:asciiTheme="majorHAnsi" w:hAnsiTheme="majorHAnsi"/>
            <w:rPrChange w:id="89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highlight w:val="green"/>
              </w:rPr>
            </w:rPrChange>
          </w:rPr>
          <w:tab/>
          <w:delText>Does an Institution have to be affiliated with the International Dyslexia Association to receive Institutional Accreditation?</w:delText>
        </w:r>
      </w:del>
    </w:p>
    <w:p w14:paraId="264C4EC7" w14:textId="2C78E258" w:rsidR="00BE3352" w:rsidRPr="00FB6492" w:rsidRDefault="00BE3352">
      <w:pPr>
        <w:pStyle w:val="ListParagraph"/>
        <w:rPr>
          <w:rFonts w:asciiTheme="majorHAnsi" w:hAnsiTheme="majorHAnsi"/>
          <w:rPrChange w:id="90" w:author="Anna Reuter" w:date="2017-08-25T12:02:00Z">
            <w:rPr/>
          </w:rPrChange>
        </w:rPr>
        <w:pPrChange w:id="91" w:author="Anna Reuter" w:date="2017-08-25T11:57:00Z">
          <w:pPr>
            <w:spacing w:line="276" w:lineRule="auto"/>
            <w:ind w:left="720"/>
          </w:pPr>
        </w:pPrChange>
      </w:pPr>
      <w:del w:id="92" w:author="Anna Reuter" w:date="2017-08-25T10:42:00Z">
        <w:r w:rsidRPr="00FB6492" w:rsidDel="000B778F">
          <w:rPr>
            <w:rFonts w:asciiTheme="majorHAnsi" w:hAnsiTheme="majorHAnsi"/>
            <w:rPrChange w:id="93" w:author="Anna Reuter" w:date="2017-08-25T12:02:00Z">
              <w:rPr>
                <w:bCs/>
                <w:color w:val="000000"/>
                <w:highlight w:val="green"/>
              </w:rPr>
            </w:rPrChange>
          </w:rPr>
          <w:delText xml:space="preserve">Yes. The institution must be an active Global Partner of IDA </w:delText>
        </w:r>
      </w:del>
      <w:del w:id="94" w:author="Anna Reuter" w:date="2017-08-15T17:13:00Z">
        <w:r w:rsidRPr="00FB6492" w:rsidDel="00704AB6">
          <w:rPr>
            <w:rFonts w:asciiTheme="majorHAnsi" w:hAnsiTheme="majorHAnsi"/>
            <w:rPrChange w:id="95" w:author="Anna Reuter" w:date="2017-08-25T12:02:00Z">
              <w:rPr>
                <w:bCs/>
                <w:color w:val="000000"/>
                <w:highlight w:val="green"/>
              </w:rPr>
            </w:rPrChange>
          </w:rPr>
          <w:delText>t</w:delText>
        </w:r>
      </w:del>
      <w:del w:id="96" w:author="Anna Reuter" w:date="2017-08-25T10:42:00Z">
        <w:r w:rsidRPr="00FB6492" w:rsidDel="000B778F">
          <w:rPr>
            <w:rFonts w:asciiTheme="majorHAnsi" w:hAnsiTheme="majorHAnsi"/>
            <w:rPrChange w:id="97" w:author="Anna Reuter" w:date="2017-08-25T12:02:00Z">
              <w:rPr>
                <w:bCs/>
                <w:color w:val="000000"/>
                <w:highlight w:val="green"/>
              </w:rPr>
            </w:rPrChange>
          </w:rPr>
          <w:delText>o be considered for Institutional Accreditation</w:delText>
        </w:r>
      </w:del>
    </w:p>
    <w:p w14:paraId="59BE574E" w14:textId="77777777" w:rsidR="008E4E84" w:rsidRPr="00FB6492" w:rsidRDefault="008E4E84">
      <w:pPr>
        <w:rPr>
          <w:rFonts w:asciiTheme="majorHAnsi" w:eastAsia="Times New Roman" w:hAnsiTheme="majorHAnsi" w:cs="Times New Roman"/>
          <w:sz w:val="22"/>
          <w:szCs w:val="22"/>
          <w:rPrChange w:id="98" w:author="Anna Reuter" w:date="2017-08-25T12:02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  <w:pPrChange w:id="99" w:author="Anna Reuter" w:date="2017-08-25T10:57:00Z">
          <w:pPr>
            <w:spacing w:line="276" w:lineRule="auto"/>
          </w:pPr>
        </w:pPrChange>
      </w:pPr>
    </w:p>
    <w:p w14:paraId="557CE93D" w14:textId="7677ED1E" w:rsidR="00BE3352" w:rsidRPr="005370E9" w:rsidRDefault="0040647A">
      <w:pPr>
        <w:rPr>
          <w:rFonts w:asciiTheme="majorHAnsi" w:eastAsia="Times New Roman" w:hAnsiTheme="majorHAnsi" w:cs="Times New Roman"/>
          <w:bCs/>
          <w:sz w:val="22"/>
          <w:szCs w:val="22"/>
          <w:rPrChange w:id="100" w:author="Dana Nwoye" w:date="2021-03-01T14:14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pPrChange w:id="101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b/>
          <w:sz w:val="22"/>
          <w:szCs w:val="22"/>
          <w:rPrChange w:id="102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4.</w:t>
      </w:r>
      <w:r w:rsidR="00BE3352" w:rsidRPr="00FB6492">
        <w:rPr>
          <w:rFonts w:asciiTheme="majorHAnsi" w:eastAsia="Times New Roman" w:hAnsiTheme="majorHAnsi" w:cs="Times New Roman"/>
          <w:sz w:val="22"/>
          <w:szCs w:val="22"/>
          <w:rPrChange w:id="103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ab/>
      </w:r>
      <w:r w:rsidR="00BE3352" w:rsidRPr="00FB6492">
        <w:rPr>
          <w:rFonts w:asciiTheme="majorHAnsi" w:eastAsia="Times New Roman" w:hAnsiTheme="majorHAnsi" w:cs="Times New Roman"/>
          <w:b/>
          <w:sz w:val="22"/>
          <w:szCs w:val="22"/>
          <w:rPrChange w:id="104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What is the </w:t>
      </w:r>
      <w:r w:rsidR="00276988" w:rsidRPr="00FB6492">
        <w:rPr>
          <w:rFonts w:asciiTheme="majorHAnsi" w:eastAsia="Times New Roman" w:hAnsiTheme="majorHAnsi" w:cs="Times New Roman"/>
          <w:b/>
          <w:sz w:val="22"/>
          <w:szCs w:val="22"/>
          <w:rPrChange w:id="105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total </w:t>
      </w:r>
      <w:r w:rsidR="00BE3352" w:rsidRPr="00FB6492">
        <w:rPr>
          <w:rFonts w:asciiTheme="majorHAnsi" w:eastAsia="Times New Roman" w:hAnsiTheme="majorHAnsi" w:cs="Times New Roman"/>
          <w:b/>
          <w:sz w:val="22"/>
          <w:szCs w:val="22"/>
          <w:rPrChange w:id="106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fee for Institutional Accreditation</w:t>
      </w:r>
      <w:r w:rsidR="00901C5D" w:rsidRPr="00FB6492">
        <w:rPr>
          <w:rFonts w:asciiTheme="majorHAnsi" w:eastAsia="Times New Roman" w:hAnsiTheme="majorHAnsi" w:cs="Times New Roman"/>
          <w:b/>
          <w:sz w:val="22"/>
          <w:szCs w:val="22"/>
          <w:rPrChange w:id="107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 (in U.S. Dollars)</w:t>
      </w:r>
      <w:r w:rsidR="00BE3352" w:rsidRPr="00FB6492">
        <w:rPr>
          <w:rFonts w:asciiTheme="majorHAnsi" w:eastAsia="Times New Roman" w:hAnsiTheme="majorHAnsi" w:cs="Times New Roman"/>
          <w:b/>
          <w:sz w:val="22"/>
          <w:szCs w:val="22"/>
          <w:rPrChange w:id="108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?</w:t>
      </w:r>
      <w:ins w:id="109" w:author="Dana Nwoye" w:date="2021-03-01T14:14:00Z">
        <w:r w:rsidR="005370E9">
          <w:rPr>
            <w:rFonts w:asciiTheme="majorHAnsi" w:eastAsia="Times New Roman" w:hAnsiTheme="majorHAnsi" w:cs="Times New Roman"/>
            <w:b/>
            <w:sz w:val="22"/>
            <w:szCs w:val="22"/>
          </w:rPr>
          <w:t xml:space="preserve"> </w:t>
        </w:r>
        <w:r w:rsidR="005370E9" w:rsidRPr="005370E9">
          <w:rPr>
            <w:rFonts w:asciiTheme="majorHAnsi" w:eastAsia="Times New Roman" w:hAnsiTheme="majorHAnsi" w:cs="Times New Roman"/>
            <w:bCs/>
            <w:sz w:val="22"/>
            <w:szCs w:val="22"/>
            <w:rPrChange w:id="110" w:author="Dana Nwoye" w:date="2021-03-01T14:14:00Z">
              <w:rPr>
                <w:rFonts w:asciiTheme="majorHAnsi" w:eastAsia="Times New Roman" w:hAnsiTheme="majorHAnsi" w:cs="Times New Roman"/>
                <w:b/>
                <w:sz w:val="22"/>
                <w:szCs w:val="22"/>
              </w:rPr>
            </w:rPrChange>
          </w:rPr>
          <w:t>$6,000.00</w:t>
        </w:r>
      </w:ins>
    </w:p>
    <w:p w14:paraId="67C9063F" w14:textId="38C4DF85" w:rsidR="00BE3352" w:rsidRPr="00FB6492" w:rsidDel="005370E9" w:rsidRDefault="00BE3352">
      <w:pPr>
        <w:ind w:left="720" w:hanging="720"/>
        <w:rPr>
          <w:ins w:id="111" w:author="Anna Reuter" w:date="2017-08-15T17:11:00Z"/>
          <w:del w:id="112" w:author="Dana Nwoye" w:date="2021-03-01T14:14:00Z"/>
          <w:rFonts w:asciiTheme="majorHAnsi" w:eastAsia="Times New Roman" w:hAnsiTheme="majorHAnsi" w:cs="Times New Roman"/>
          <w:sz w:val="22"/>
          <w:szCs w:val="22"/>
          <w:rPrChange w:id="113" w:author="Anna Reuter" w:date="2017-08-25T12:02:00Z">
            <w:rPr>
              <w:ins w:id="114" w:author="Anna Reuter" w:date="2017-08-15T17:11:00Z"/>
              <w:del w:id="115" w:author="Dana Nwoye" w:date="2021-03-01T14:14:00Z"/>
              <w:rFonts w:ascii="Times New Roman" w:eastAsia="Times New Roman" w:hAnsi="Times New Roman" w:cs="Times New Roman"/>
              <w:sz w:val="22"/>
              <w:szCs w:val="22"/>
            </w:rPr>
          </w:rPrChange>
        </w:rPr>
        <w:pPrChange w:id="116" w:author="Anna Reuter" w:date="2017-08-25T10:57:00Z">
          <w:pPr>
            <w:spacing w:line="276" w:lineRule="auto"/>
            <w:ind w:left="720" w:hanging="720"/>
          </w:pPr>
        </w:pPrChange>
      </w:pPr>
      <w:del w:id="117" w:author="Dana Nwoye" w:date="2021-03-01T14:14:00Z">
        <w:r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18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tab/>
        </w:r>
        <w:r w:rsidR="00276988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19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$</w:delText>
        </w:r>
      </w:del>
      <w:ins w:id="120" w:author="Anna Reuter" w:date="2017-08-25T10:51:00Z">
        <w:del w:id="121" w:author="Dana Nwoye" w:date="2021-03-01T14:14:00Z">
          <w:r w:rsidR="00C57B91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22" w:author="Anna Reuter" w:date="2017-08-25T12:02:00Z">
                <w:rPr>
                  <w:rFonts w:ascii="Times New Roman" w:eastAsia="Times New Roman" w:hAnsi="Times New Roman" w:cs="Times New Roman"/>
                  <w:sz w:val="22"/>
                  <w:szCs w:val="22"/>
                </w:rPr>
              </w:rPrChange>
            </w:rPr>
            <w:delText>6</w:delText>
          </w:r>
        </w:del>
      </w:ins>
      <w:del w:id="123" w:author="Dana Nwoye" w:date="2021-03-01T14:14:00Z">
        <w:r w:rsidR="00276988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24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5</w:delText>
        </w:r>
        <w:r w:rsidR="00901C5D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25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,</w:delText>
        </w:r>
      </w:del>
      <w:ins w:id="126" w:author="Anna Reuter" w:date="2017-08-25T10:52:00Z">
        <w:del w:id="127" w:author="Dana Nwoye" w:date="2021-03-01T14:14:00Z">
          <w:r w:rsidR="00C57B91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28" w:author="Anna Reuter" w:date="2017-08-25T12:02:00Z">
                <w:rPr>
                  <w:rFonts w:ascii="Times New Roman" w:eastAsia="Times New Roman" w:hAnsi="Times New Roman" w:cs="Times New Roman"/>
                  <w:sz w:val="22"/>
                  <w:szCs w:val="22"/>
                </w:rPr>
              </w:rPrChange>
            </w:rPr>
            <w:delText>0</w:delText>
          </w:r>
        </w:del>
      </w:ins>
      <w:del w:id="129" w:author="Dana Nwoye" w:date="2021-03-01T14:14:00Z">
        <w:r w:rsidR="00901C5D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30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500.00</w:delText>
        </w:r>
        <w:r w:rsidR="00026958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31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 xml:space="preserve"> USD</w:delText>
        </w:r>
      </w:del>
      <w:ins w:id="132" w:author="Anna Reuter" w:date="2017-08-25T10:53:00Z">
        <w:del w:id="133" w:author="Dana Nwoye" w:date="2021-03-01T14:14:00Z">
          <w:r w:rsidR="00C57B91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34" w:author="Anna Reuter" w:date="2017-08-25T12:02:00Z">
                <w:rPr>
                  <w:rFonts w:ascii="Times New Roman" w:eastAsia="Times New Roman" w:hAnsi="Times New Roman" w:cs="Times New Roman"/>
                  <w:sz w:val="22"/>
                  <w:szCs w:val="22"/>
                </w:rPr>
              </w:rPrChange>
            </w:rPr>
            <w:delText xml:space="preserve"> - </w:delText>
          </w:r>
        </w:del>
      </w:ins>
      <w:del w:id="135" w:author="Dana Nwoye" w:date="2021-03-01T14:05:00Z">
        <w:r w:rsidR="00901C5D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36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 xml:space="preserve"> </w:delText>
        </w:r>
      </w:del>
      <w:del w:id="137" w:author="Dana Nwoye" w:date="2021-03-01T14:14:00Z">
        <w:r w:rsidR="00901C5D" w:rsidRPr="00FB6492" w:rsidDel="005370E9">
          <w:rPr>
            <w:rFonts w:asciiTheme="majorHAnsi" w:eastAsia="Times New Roman" w:hAnsiTheme="majorHAnsi" w:cs="Times New Roman"/>
            <w:sz w:val="22"/>
            <w:szCs w:val="22"/>
            <w:rPrChange w:id="138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This amount includes:</w:delText>
        </w:r>
      </w:del>
    </w:p>
    <w:p w14:paraId="0BE045F7" w14:textId="600E9374" w:rsidR="00704AB6" w:rsidRPr="00FB6492" w:rsidDel="005370E9" w:rsidRDefault="00704AB6">
      <w:pPr>
        <w:ind w:left="720" w:hanging="720"/>
        <w:rPr>
          <w:ins w:id="139" w:author="Anna Reuter" w:date="2017-08-15T17:11:00Z"/>
          <w:del w:id="140" w:author="Dana Nwoye" w:date="2021-03-01T14:14:00Z"/>
          <w:rFonts w:asciiTheme="majorHAnsi" w:eastAsia="Times New Roman" w:hAnsiTheme="majorHAnsi" w:cs="Times New Roman"/>
          <w:sz w:val="22"/>
          <w:szCs w:val="22"/>
          <w:rPrChange w:id="141" w:author="Anna Reuter" w:date="2017-08-25T12:02:00Z">
            <w:rPr>
              <w:ins w:id="142" w:author="Anna Reuter" w:date="2017-08-15T17:11:00Z"/>
              <w:del w:id="143" w:author="Dana Nwoye" w:date="2021-03-01T14:14:00Z"/>
            </w:rPr>
          </w:rPrChange>
        </w:rPr>
        <w:pPrChange w:id="144" w:author="Anna Reuter" w:date="2017-08-25T11:57:00Z">
          <w:pPr/>
        </w:pPrChange>
      </w:pPr>
      <w:ins w:id="145" w:author="Anna Reuter" w:date="2017-08-15T17:11:00Z">
        <w:del w:id="146" w:author="Dana Nwoye" w:date="2021-03-01T14:14:00Z"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47" w:author="Anna Reuter" w:date="2017-08-25T12:02:00Z">
                <w:rPr/>
              </w:rPrChange>
            </w:rPr>
            <w:delText xml:space="preserve">$1,500 for </w:delText>
          </w:r>
          <w:r w:rsidRPr="00FB6492" w:rsidDel="005370E9">
            <w:rPr>
              <w:rFonts w:asciiTheme="majorHAnsi" w:eastAsia="Times New Roman" w:hAnsiTheme="majorHAnsi" w:cs="Times New Roman"/>
              <w:b/>
              <w:sz w:val="22"/>
              <w:szCs w:val="22"/>
              <w:rPrChange w:id="148" w:author="Anna Reuter" w:date="2017-08-25T12:02:00Z">
                <w:rPr/>
              </w:rPrChange>
            </w:rPr>
            <w:delText>initial application</w:delText>
          </w:r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49" w:author="Anna Reuter" w:date="2017-08-25T12:02:00Z">
                <w:rPr/>
              </w:rPrChange>
            </w:rPr>
            <w:delText xml:space="preserve"> </w:delText>
          </w:r>
        </w:del>
        <w:del w:id="150" w:author="Dana Nwoye" w:date="2021-03-01T14:13:00Z"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51" w:author="Anna Reuter" w:date="2017-08-25T12:02:00Z">
                <w:rPr/>
              </w:rPrChange>
            </w:rPr>
            <w:delText>(includes</w:delText>
          </w:r>
        </w:del>
        <w:del w:id="152" w:author="Dana Nwoye" w:date="2021-03-01T14:07:00Z"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53" w:author="Anna Reuter" w:date="2017-08-25T12:02:00Z">
                <w:rPr/>
              </w:rPrChange>
            </w:rPr>
            <w:delText xml:space="preserve"> Mentor and administrative expenses)</w:delText>
          </w:r>
        </w:del>
      </w:ins>
    </w:p>
    <w:p w14:paraId="6EA0CF8F" w14:textId="4A0A57CD" w:rsidR="00704AB6" w:rsidRPr="00FB6492" w:rsidDel="005370E9" w:rsidRDefault="000B778F">
      <w:pPr>
        <w:ind w:left="720" w:hanging="720"/>
        <w:rPr>
          <w:del w:id="154" w:author="Dana Nwoye" w:date="2021-03-01T14:14:00Z"/>
          <w:rFonts w:asciiTheme="majorHAnsi" w:eastAsia="Times New Roman" w:hAnsiTheme="majorHAnsi" w:cs="Times New Roman"/>
          <w:sz w:val="22"/>
          <w:szCs w:val="22"/>
          <w:rPrChange w:id="155" w:author="Anna Reuter" w:date="2017-08-25T12:02:00Z">
            <w:rPr>
              <w:del w:id="156" w:author="Dana Nwoye" w:date="2021-03-01T14:14:00Z"/>
            </w:rPr>
          </w:rPrChange>
        </w:rPr>
        <w:pPrChange w:id="157" w:author="Anna Reuter" w:date="2017-08-25T11:57:00Z">
          <w:pPr>
            <w:spacing w:line="276" w:lineRule="auto"/>
            <w:ind w:left="720" w:hanging="720"/>
          </w:pPr>
        </w:pPrChange>
      </w:pPr>
      <w:ins w:id="158" w:author="Anna Reuter" w:date="2017-08-15T17:11:00Z">
        <w:del w:id="159" w:author="Dana Nwoye" w:date="2021-03-01T14:14:00Z"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60" w:author="Anna Reuter" w:date="2017-08-25T12:02:00Z">
                <w:rPr/>
              </w:rPrChange>
            </w:rPr>
            <w:delText>$4,</w:delText>
          </w:r>
        </w:del>
      </w:ins>
      <w:ins w:id="161" w:author="Anna Reuter" w:date="2017-08-25T10:46:00Z">
        <w:del w:id="162" w:author="Dana Nwoye" w:date="2021-03-01T14:14:00Z">
          <w:r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63" w:author="Anna Reuter" w:date="2017-08-25T12:02:00Z">
                <w:rPr/>
              </w:rPrChange>
            </w:rPr>
            <w:delText>5</w:delText>
          </w:r>
        </w:del>
      </w:ins>
      <w:ins w:id="164" w:author="Anna Reuter" w:date="2017-08-15T17:11:00Z">
        <w:del w:id="165" w:author="Dana Nwoye" w:date="2021-03-01T14:14:00Z">
          <w:r w:rsidR="00704AB6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66" w:author="Anna Reuter" w:date="2017-08-25T12:02:00Z">
                <w:rPr/>
              </w:rPrChange>
            </w:rPr>
            <w:delText xml:space="preserve">00 for </w:delText>
          </w:r>
          <w:r w:rsidR="00704AB6" w:rsidRPr="00FB6492" w:rsidDel="005370E9">
            <w:rPr>
              <w:rFonts w:asciiTheme="majorHAnsi" w:eastAsia="Times New Roman" w:hAnsiTheme="majorHAnsi" w:cs="Times New Roman"/>
              <w:b/>
              <w:sz w:val="22"/>
              <w:szCs w:val="22"/>
              <w:rPrChange w:id="167" w:author="Anna Reuter" w:date="2017-08-25T12:02:00Z">
                <w:rPr/>
              </w:rPrChange>
            </w:rPr>
            <w:delText>site visit</w:delText>
          </w:r>
          <w:r w:rsidR="00704AB6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68" w:author="Anna Reuter" w:date="2017-08-25T12:02:00Z">
                <w:rPr/>
              </w:rPrChange>
            </w:rPr>
            <w:delText xml:space="preserve"> (</w:delText>
          </w:r>
        </w:del>
        <w:del w:id="169" w:author="Dana Nwoye" w:date="2021-03-01T14:08:00Z">
          <w:r w:rsidR="00704AB6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70" w:author="Anna Reuter" w:date="2017-08-25T12:02:00Z">
                <w:rPr/>
              </w:rPrChange>
            </w:rPr>
            <w:delText>includes honorarium and travel expenses for Accrediting Officer</w:delText>
          </w:r>
        </w:del>
        <w:del w:id="171" w:author="Dana Nwoye" w:date="2021-03-01T14:14:00Z">
          <w:r w:rsidR="00704AB6" w:rsidRPr="00FB6492" w:rsidDel="005370E9">
            <w:rPr>
              <w:rFonts w:asciiTheme="majorHAnsi" w:eastAsia="Times New Roman" w:hAnsiTheme="majorHAnsi" w:cs="Times New Roman"/>
              <w:sz w:val="22"/>
              <w:szCs w:val="22"/>
              <w:rPrChange w:id="172" w:author="Anna Reuter" w:date="2017-08-25T12:02:00Z">
                <w:rPr/>
              </w:rPrChange>
            </w:rPr>
            <w:delText>)</w:delText>
          </w:r>
        </w:del>
      </w:ins>
    </w:p>
    <w:p w14:paraId="2A533520" w14:textId="79BF46B5" w:rsidR="0040647A" w:rsidRPr="00FB6492" w:rsidDel="00704AB6" w:rsidRDefault="0040647A">
      <w:pPr>
        <w:ind w:left="720" w:hanging="720"/>
        <w:rPr>
          <w:del w:id="173" w:author="Anna Reuter" w:date="2017-08-15T17:11:00Z"/>
          <w:rFonts w:asciiTheme="majorHAnsi" w:hAnsiTheme="majorHAnsi"/>
          <w:rPrChange w:id="174" w:author="Anna Reuter" w:date="2017-08-25T12:02:00Z">
            <w:rPr>
              <w:del w:id="175" w:author="Anna Reuter" w:date="2017-08-15T17:11:00Z"/>
            </w:rPr>
          </w:rPrChange>
        </w:rPr>
        <w:pPrChange w:id="176" w:author="Anna Reuter" w:date="2017-08-25T10:57:00Z">
          <w:pPr>
            <w:pStyle w:val="ListParagraph"/>
          </w:pPr>
        </w:pPrChange>
      </w:pPr>
      <w:del w:id="177" w:author="Anna Reuter" w:date="2017-08-15T17:11:00Z"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78" w:author="Anna Reuter" w:date="2017-08-25T12:02:00Z">
              <w:rPr/>
            </w:rPrChange>
          </w:rPr>
          <w:delText>$1,000 USD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79" w:author="Anna Reuter" w:date="2017-08-25T12:02:00Z">
              <w:rPr/>
            </w:rPrChange>
          </w:rPr>
          <w:tab/>
          <w:delText>IDA Administrative Expenses</w:delText>
        </w:r>
      </w:del>
    </w:p>
    <w:p w14:paraId="7A8ABA83" w14:textId="5B9C1E07" w:rsidR="00901C5D" w:rsidRPr="00FB6492" w:rsidDel="00704AB6" w:rsidRDefault="00901C5D">
      <w:pPr>
        <w:ind w:left="720" w:hanging="720"/>
        <w:rPr>
          <w:del w:id="180" w:author="Anna Reuter" w:date="2017-08-15T17:11:00Z"/>
          <w:rFonts w:asciiTheme="majorHAnsi" w:hAnsiTheme="majorHAnsi"/>
          <w:rPrChange w:id="181" w:author="Anna Reuter" w:date="2017-08-25T12:02:00Z">
            <w:rPr>
              <w:del w:id="182" w:author="Anna Reuter" w:date="2017-08-15T17:11:00Z"/>
            </w:rPr>
          </w:rPrChange>
        </w:rPr>
        <w:pPrChange w:id="183" w:author="Anna Reuter" w:date="2017-08-25T10:57:00Z">
          <w:pPr>
            <w:pStyle w:val="ListParagraph"/>
          </w:pPr>
        </w:pPrChange>
      </w:pPr>
      <w:del w:id="184" w:author="Anna Reuter" w:date="2017-08-15T17:11:00Z"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85" w:author="Anna Reuter" w:date="2017-08-25T12:02:00Z">
              <w:rPr/>
            </w:rPrChange>
          </w:rPr>
          <w:delText>$500</w:delText>
        </w:r>
        <w:r w:rsidR="00026958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86" w:author="Anna Reuter" w:date="2017-08-25T12:02:00Z">
              <w:rPr/>
            </w:rPrChange>
          </w:rPr>
          <w:delText xml:space="preserve"> </w:delText>
        </w:r>
        <w:r w:rsidR="0040647A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87" w:author="Anna Reuter" w:date="2017-08-25T12:02:00Z">
              <w:rPr/>
            </w:rPrChange>
          </w:rPr>
          <w:delText xml:space="preserve">   </w:delText>
        </w:r>
        <w:r w:rsidR="00026958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88" w:author="Anna Reuter" w:date="2017-08-25T12:02:00Z">
              <w:rPr/>
            </w:rPrChange>
          </w:rPr>
          <w:delText>USD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89" w:author="Anna Reuter" w:date="2017-08-25T12:02:00Z">
              <w:rPr/>
            </w:rPrChange>
          </w:rPr>
          <w:tab/>
          <w:delText>Honorarium for Mentor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90" w:author="Anna Reuter" w:date="2017-08-25T12:02:00Z">
              <w:rPr/>
            </w:rPrChange>
          </w:rPr>
          <w:tab/>
        </w:r>
      </w:del>
    </w:p>
    <w:p w14:paraId="31D5B94C" w14:textId="04D6D8E9" w:rsidR="00901C5D" w:rsidRPr="00FB6492" w:rsidDel="00704AB6" w:rsidRDefault="0040647A">
      <w:pPr>
        <w:ind w:left="720" w:hanging="720"/>
        <w:rPr>
          <w:del w:id="191" w:author="Anna Reuter" w:date="2017-08-15T17:11:00Z"/>
          <w:rFonts w:asciiTheme="majorHAnsi" w:hAnsiTheme="majorHAnsi"/>
          <w:rPrChange w:id="192" w:author="Anna Reuter" w:date="2017-08-25T12:02:00Z">
            <w:rPr>
              <w:del w:id="193" w:author="Anna Reuter" w:date="2017-08-15T17:11:00Z"/>
            </w:rPr>
          </w:rPrChange>
        </w:rPr>
        <w:pPrChange w:id="194" w:author="Anna Reuter" w:date="2017-08-25T10:57:00Z">
          <w:pPr>
            <w:pStyle w:val="ListParagraph"/>
          </w:pPr>
        </w:pPrChange>
      </w:pPr>
      <w:del w:id="195" w:author="Anna Reuter" w:date="2017-08-15T17:11:00Z"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96" w:author="Anna Reuter" w:date="2017-08-25T12:02:00Z">
              <w:rPr/>
            </w:rPrChange>
          </w:rPr>
          <w:delText xml:space="preserve">$1,000 </w:delText>
        </w:r>
        <w:r w:rsidR="00026958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97" w:author="Anna Reuter" w:date="2017-08-25T12:02:00Z">
              <w:rPr/>
            </w:rPrChange>
          </w:rPr>
          <w:delText>USD</w:delText>
        </w:r>
        <w:r w:rsidR="00901C5D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198" w:author="Anna Reuter" w:date="2017-08-25T12:02:00Z">
              <w:rPr/>
            </w:rPrChange>
          </w:rPr>
          <w:tab/>
          <w:delText xml:space="preserve">Honorarium for Accrediting Officer </w:delText>
        </w:r>
      </w:del>
    </w:p>
    <w:p w14:paraId="2A9DCE21" w14:textId="77861A03" w:rsidR="00CB0BF6" w:rsidRPr="00FB6492" w:rsidDel="00704AB6" w:rsidRDefault="00276988">
      <w:pPr>
        <w:ind w:left="720" w:hanging="720"/>
        <w:rPr>
          <w:del w:id="199" w:author="Anna Reuter" w:date="2017-08-15T17:11:00Z"/>
          <w:rFonts w:asciiTheme="majorHAnsi" w:hAnsiTheme="majorHAnsi"/>
          <w:rPrChange w:id="200" w:author="Anna Reuter" w:date="2017-08-25T12:02:00Z">
            <w:rPr>
              <w:del w:id="201" w:author="Anna Reuter" w:date="2017-08-15T17:11:00Z"/>
            </w:rPr>
          </w:rPrChange>
        </w:rPr>
        <w:pPrChange w:id="202" w:author="Anna Reuter" w:date="2017-08-25T10:57:00Z">
          <w:pPr>
            <w:pStyle w:val="ListParagraph"/>
          </w:pPr>
        </w:pPrChange>
      </w:pPr>
      <w:del w:id="203" w:author="Anna Reuter" w:date="2017-08-15T17:11:00Z"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4" w:author="Anna Reuter" w:date="2017-08-25T12:02:00Z">
              <w:rPr/>
            </w:rPrChange>
          </w:rPr>
          <w:delText>$3</w:delText>
        </w:r>
        <w:r w:rsidR="00CB0BF6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5" w:author="Anna Reuter" w:date="2017-08-25T12:02:00Z">
              <w:rPr/>
            </w:rPrChange>
          </w:rPr>
          <w:delText>,000 USD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6" w:author="Anna Reuter" w:date="2017-08-25T12:02:00Z">
              <w:rPr/>
            </w:rPrChange>
          </w:rPr>
          <w:delText xml:space="preserve"> 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7" w:author="Anna Reuter" w:date="2017-08-25T12:02:00Z">
              <w:rPr/>
            </w:rPrChange>
          </w:rPr>
          <w:tab/>
          <w:delText xml:space="preserve">Airfare, </w:delText>
        </w:r>
        <w:r w:rsidR="00CB0BF6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8" w:author="Anna Reuter" w:date="2017-08-25T12:02:00Z">
              <w:rPr/>
            </w:rPrChange>
          </w:rPr>
          <w:delText>Lodging</w:delText>
        </w:r>
        <w:r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09" w:author="Anna Reuter" w:date="2017-08-25T12:02:00Z">
              <w:rPr/>
            </w:rPrChange>
          </w:rPr>
          <w:delText xml:space="preserve"> and meals</w:delText>
        </w:r>
        <w:r w:rsidR="00CB0BF6" w:rsidRPr="00FB6492" w:rsidDel="00704AB6">
          <w:rPr>
            <w:rFonts w:asciiTheme="majorHAnsi" w:eastAsia="Times New Roman" w:hAnsiTheme="majorHAnsi" w:cs="Times New Roman"/>
            <w:sz w:val="22"/>
            <w:szCs w:val="22"/>
            <w:rPrChange w:id="210" w:author="Anna Reuter" w:date="2017-08-25T12:02:00Z">
              <w:rPr/>
            </w:rPrChange>
          </w:rPr>
          <w:delText xml:space="preserve"> for Accrediting Officer</w:delText>
        </w:r>
      </w:del>
    </w:p>
    <w:p w14:paraId="6056A6E3" w14:textId="58A1DCD3" w:rsidR="0040647A" w:rsidRPr="00FB6492" w:rsidRDefault="00901C5D">
      <w:pPr>
        <w:ind w:left="720" w:hanging="720"/>
        <w:rPr>
          <w:rFonts w:asciiTheme="majorHAnsi" w:eastAsia="Times New Roman" w:hAnsiTheme="majorHAnsi" w:cs="Times New Roman"/>
          <w:sz w:val="22"/>
          <w:szCs w:val="22"/>
          <w:rPrChange w:id="211" w:author="Anna Reuter" w:date="2017-08-25T12:02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  <w:pPrChange w:id="212" w:author="Anna Reuter" w:date="2017-08-25T10:57:00Z">
          <w:pPr>
            <w:spacing w:line="276" w:lineRule="auto"/>
            <w:ind w:left="720" w:hanging="720"/>
          </w:pPr>
        </w:pPrChange>
      </w:pPr>
      <w:del w:id="213" w:author="Anna Reuter" w:date="2017-08-25T10:55:00Z">
        <w:r w:rsidRPr="00FB6492" w:rsidDel="00C57B91">
          <w:rPr>
            <w:rFonts w:asciiTheme="majorHAnsi" w:eastAsia="Times New Roman" w:hAnsiTheme="majorHAnsi" w:cs="Times New Roman"/>
            <w:sz w:val="22"/>
            <w:szCs w:val="22"/>
            <w:rPrChange w:id="214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tab/>
        </w:r>
      </w:del>
    </w:p>
    <w:p w14:paraId="3515D0E9" w14:textId="3120E4C2" w:rsidR="00901C5D" w:rsidRPr="00FB6492" w:rsidRDefault="0040647A">
      <w:pPr>
        <w:ind w:left="720"/>
        <w:rPr>
          <w:rFonts w:asciiTheme="majorHAnsi" w:eastAsia="Times New Roman" w:hAnsiTheme="majorHAnsi" w:cs="Times New Roman"/>
          <w:sz w:val="22"/>
          <w:szCs w:val="22"/>
          <w:rPrChange w:id="215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pPrChange w:id="216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eastAsia="Times New Roman" w:hAnsiTheme="majorHAnsi" w:cs="Times New Roman"/>
          <w:sz w:val="22"/>
          <w:szCs w:val="22"/>
          <w:rPrChange w:id="217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E</w:t>
      </w:r>
      <w:r w:rsidR="00901C5D" w:rsidRPr="00FB6492">
        <w:rPr>
          <w:rFonts w:asciiTheme="majorHAnsi" w:eastAsia="Times New Roman" w:hAnsiTheme="majorHAnsi" w:cs="Times New Roman"/>
          <w:sz w:val="22"/>
          <w:szCs w:val="22"/>
          <w:rPrChange w:id="218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xpenses 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219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may</w:t>
      </w:r>
      <w:r w:rsidR="00901C5D" w:rsidRPr="00FB6492">
        <w:rPr>
          <w:rFonts w:asciiTheme="majorHAnsi" w:eastAsia="Times New Roman" w:hAnsiTheme="majorHAnsi" w:cs="Times New Roman"/>
          <w:sz w:val="22"/>
          <w:szCs w:val="22"/>
          <w:rPrChange w:id="220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vary based on the requirements of the accreditation project and will be agreed 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221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to </w:t>
      </w:r>
      <w:r w:rsidR="00105381" w:rsidRPr="00FB6492">
        <w:rPr>
          <w:rFonts w:asciiTheme="majorHAnsi" w:eastAsia="Times New Roman" w:hAnsiTheme="majorHAnsi" w:cs="Times New Roman"/>
          <w:sz w:val="22"/>
          <w:szCs w:val="22"/>
          <w:rPrChange w:id="222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in writing prior to all parties signing </w:t>
      </w:r>
      <w:r w:rsidR="00901C5D" w:rsidRPr="00FB6492">
        <w:rPr>
          <w:rFonts w:asciiTheme="majorHAnsi" w:eastAsia="Times New Roman" w:hAnsiTheme="majorHAnsi" w:cs="Times New Roman"/>
          <w:sz w:val="22"/>
          <w:szCs w:val="22"/>
          <w:rPrChange w:id="223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the </w:t>
      </w:r>
      <w:r w:rsidR="00303E2F" w:rsidRPr="00FB6492">
        <w:rPr>
          <w:rFonts w:asciiTheme="majorHAnsi" w:eastAsia="Times New Roman" w:hAnsiTheme="majorHAnsi" w:cs="Times New Roman"/>
          <w:sz w:val="22"/>
          <w:szCs w:val="22"/>
          <w:rPrChange w:id="224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Institutional </w:t>
      </w:r>
      <w:r w:rsidR="00901C5D" w:rsidRPr="00FB6492">
        <w:rPr>
          <w:rFonts w:asciiTheme="majorHAnsi" w:eastAsia="Times New Roman" w:hAnsiTheme="majorHAnsi" w:cs="Times New Roman"/>
          <w:sz w:val="22"/>
          <w:szCs w:val="22"/>
          <w:rPrChange w:id="225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Accreditation Project Agreement</w:t>
      </w:r>
      <w:r w:rsidR="00105381" w:rsidRPr="00FB6492">
        <w:rPr>
          <w:rFonts w:asciiTheme="majorHAnsi" w:eastAsia="Times New Roman" w:hAnsiTheme="majorHAnsi" w:cs="Times New Roman"/>
          <w:sz w:val="22"/>
          <w:szCs w:val="22"/>
          <w:rPrChange w:id="226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. </w:t>
      </w:r>
      <w:r w:rsidR="00901C5D" w:rsidRPr="00FB6492">
        <w:rPr>
          <w:rFonts w:asciiTheme="majorHAnsi" w:eastAsia="Times New Roman" w:hAnsiTheme="majorHAnsi" w:cs="Times New Roman"/>
          <w:sz w:val="22"/>
          <w:szCs w:val="22"/>
          <w:rPrChange w:id="227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</w:t>
      </w:r>
    </w:p>
    <w:p w14:paraId="762832E2" w14:textId="77777777" w:rsidR="0078294A" w:rsidRPr="00FB6492" w:rsidRDefault="0078294A">
      <w:pPr>
        <w:rPr>
          <w:rFonts w:asciiTheme="majorHAnsi" w:eastAsia="Times New Roman" w:hAnsiTheme="majorHAnsi" w:cs="Times New Roman"/>
          <w:sz w:val="22"/>
          <w:szCs w:val="22"/>
          <w:rPrChange w:id="228" w:author="Anna Reuter" w:date="2017-08-25T12:02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  <w:pPrChange w:id="229" w:author="Anna Reuter" w:date="2017-08-25T10:57:00Z">
          <w:pPr>
            <w:spacing w:line="276" w:lineRule="auto"/>
          </w:pPr>
        </w:pPrChange>
      </w:pPr>
    </w:p>
    <w:p w14:paraId="30B4A846" w14:textId="3075A22F" w:rsidR="00E64BAB" w:rsidRPr="00FB6492" w:rsidRDefault="00105381">
      <w:pPr>
        <w:rPr>
          <w:rFonts w:asciiTheme="majorHAnsi" w:eastAsia="Times New Roman" w:hAnsiTheme="majorHAnsi" w:cs="Times New Roman"/>
          <w:b/>
          <w:bCs/>
          <w:sz w:val="22"/>
          <w:szCs w:val="22"/>
          <w:rPrChange w:id="230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pPrChange w:id="231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b/>
          <w:sz w:val="22"/>
          <w:szCs w:val="22"/>
          <w:rPrChange w:id="232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5</w:t>
      </w:r>
      <w:r w:rsidR="007702BC" w:rsidRPr="00FB6492">
        <w:rPr>
          <w:rFonts w:asciiTheme="majorHAnsi" w:eastAsia="Times New Roman" w:hAnsiTheme="majorHAnsi" w:cs="Times New Roman"/>
          <w:b/>
          <w:sz w:val="22"/>
          <w:szCs w:val="22"/>
          <w:rPrChange w:id="233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.</w:t>
      </w:r>
      <w:r w:rsidR="007702BC" w:rsidRPr="00FB6492">
        <w:rPr>
          <w:rFonts w:asciiTheme="majorHAnsi" w:eastAsia="Times New Roman" w:hAnsiTheme="majorHAnsi" w:cs="Times New Roman"/>
          <w:sz w:val="22"/>
          <w:szCs w:val="22"/>
          <w:rPrChange w:id="234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ab/>
      </w:r>
      <w:r w:rsidR="00D679B8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235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What are the prerequisites to apply for accreditation? </w:t>
      </w:r>
    </w:p>
    <w:p w14:paraId="5D7301B9" w14:textId="6FF9BAF5" w:rsidR="00D679B8" w:rsidRPr="00FB6492" w:rsidRDefault="00D679B8">
      <w:pPr>
        <w:ind w:left="1080" w:hanging="360"/>
        <w:rPr>
          <w:ins w:id="236" w:author="Anna Reuter" w:date="2017-08-25T10:47:00Z"/>
          <w:rFonts w:asciiTheme="majorHAnsi" w:hAnsiTheme="majorHAnsi"/>
          <w:sz w:val="22"/>
          <w:szCs w:val="22"/>
          <w:rPrChange w:id="237" w:author="Anna Reuter" w:date="2017-08-25T12:02:00Z">
            <w:rPr>
              <w:ins w:id="238" w:author="Anna Reuter" w:date="2017-08-25T10:47:00Z"/>
              <w:sz w:val="22"/>
              <w:szCs w:val="22"/>
            </w:rPr>
          </w:rPrChange>
        </w:rPr>
      </w:pPr>
      <w:r w:rsidRPr="00FB6492">
        <w:rPr>
          <w:rFonts w:asciiTheme="majorHAnsi" w:hAnsiTheme="majorHAnsi"/>
          <w:sz w:val="22"/>
          <w:szCs w:val="22"/>
          <w:rPrChange w:id="239" w:author="Anna Reuter" w:date="2017-08-25T12:02:00Z">
            <w:rPr>
              <w:sz w:val="22"/>
              <w:szCs w:val="22"/>
            </w:rPr>
          </w:rPrChange>
        </w:rPr>
        <w:t>Ensure the following before you apply for accreditation</w:t>
      </w:r>
      <w:r w:rsidR="00105381" w:rsidRPr="00FB6492">
        <w:rPr>
          <w:rFonts w:asciiTheme="majorHAnsi" w:hAnsiTheme="majorHAnsi"/>
          <w:sz w:val="22"/>
          <w:szCs w:val="22"/>
          <w:rPrChange w:id="240" w:author="Anna Reuter" w:date="2017-08-25T12:02:00Z">
            <w:rPr>
              <w:sz w:val="22"/>
              <w:szCs w:val="22"/>
            </w:rPr>
          </w:rPrChange>
        </w:rPr>
        <w:t>:</w:t>
      </w:r>
    </w:p>
    <w:p w14:paraId="67584A8B" w14:textId="2F3FFD81" w:rsidR="000B778F" w:rsidRPr="00FB6492" w:rsidRDefault="000B778F">
      <w:pPr>
        <w:pStyle w:val="ListParagraph"/>
        <w:numPr>
          <w:ilvl w:val="0"/>
          <w:numId w:val="13"/>
        </w:numPr>
        <w:rPr>
          <w:rFonts w:asciiTheme="majorHAnsi" w:hAnsiTheme="majorHAnsi"/>
          <w:rPrChange w:id="241" w:author="Anna Reuter" w:date="2017-08-25T12:02:00Z">
            <w:rPr/>
          </w:rPrChange>
        </w:rPr>
        <w:pPrChange w:id="242" w:author="Anna Reuter" w:date="2017-08-25T11:57:00Z">
          <w:pPr>
            <w:ind w:left="1080" w:hanging="360"/>
          </w:pPr>
        </w:pPrChange>
      </w:pPr>
      <w:ins w:id="243" w:author="Anna Reuter" w:date="2017-08-25T10:47:00Z">
        <w:r w:rsidRPr="00FB6492">
          <w:rPr>
            <w:rFonts w:asciiTheme="majorHAnsi" w:hAnsiTheme="majorHAnsi"/>
            <w:rPrChange w:id="244" w:author="Anna Reuter" w:date="2017-08-25T12:02:00Z">
              <w:rPr/>
            </w:rPrChange>
          </w:rPr>
          <w:t xml:space="preserve">Complete the </w:t>
        </w:r>
        <w:r w:rsidRPr="00FB6492">
          <w:rPr>
            <w:rFonts w:asciiTheme="majorHAnsi" w:hAnsiTheme="majorHAnsi"/>
            <w:b/>
            <w:rPrChange w:id="245" w:author="Anna Reuter" w:date="2017-08-25T12:02:00Z">
              <w:rPr/>
            </w:rPrChange>
          </w:rPr>
          <w:t>Initial Questionnaire</w:t>
        </w:r>
      </w:ins>
      <w:ins w:id="246" w:author="Anna Reuter" w:date="2017-08-25T10:48:00Z">
        <w:r w:rsidR="00C57B91" w:rsidRPr="00FB6492">
          <w:rPr>
            <w:rFonts w:asciiTheme="majorHAnsi" w:hAnsiTheme="majorHAnsi"/>
            <w:rPrChange w:id="247" w:author="Anna Reuter" w:date="2017-08-25T12:02:00Z">
              <w:rPr/>
            </w:rPrChange>
          </w:rPr>
          <w:t xml:space="preserve"> to determine if your organization is ready to </w:t>
        </w:r>
        <w:proofErr w:type="gramStart"/>
        <w:r w:rsidR="00C57B91" w:rsidRPr="00FB6492">
          <w:rPr>
            <w:rFonts w:asciiTheme="majorHAnsi" w:hAnsiTheme="majorHAnsi"/>
            <w:rPrChange w:id="248" w:author="Anna Reuter" w:date="2017-08-25T12:02:00Z">
              <w:rPr/>
            </w:rPrChange>
          </w:rPr>
          <w:t>apply</w:t>
        </w:r>
      </w:ins>
      <w:proofErr w:type="gramEnd"/>
    </w:p>
    <w:p w14:paraId="35F5D7E2" w14:textId="15880F2A" w:rsidR="00196B8E" w:rsidRPr="00FB6492" w:rsidRDefault="00196B8E">
      <w:pPr>
        <w:numPr>
          <w:ilvl w:val="0"/>
          <w:numId w:val="13"/>
        </w:numPr>
        <w:textAlignment w:val="baseline"/>
        <w:rPr>
          <w:rFonts w:asciiTheme="majorHAnsi" w:hAnsiTheme="majorHAnsi" w:cs="Times New Roman"/>
          <w:sz w:val="22"/>
          <w:szCs w:val="22"/>
          <w:rPrChange w:id="249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250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251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Confirm your active status as a Global Partner with IDA</w:t>
      </w:r>
    </w:p>
    <w:p w14:paraId="1F0E5B0A" w14:textId="77777777" w:rsidR="005D40DE" w:rsidRPr="00FB6492" w:rsidRDefault="00196B8E">
      <w:pPr>
        <w:numPr>
          <w:ilvl w:val="0"/>
          <w:numId w:val="13"/>
        </w:numPr>
        <w:textAlignment w:val="baseline"/>
        <w:rPr>
          <w:ins w:id="252" w:author="Anna Reuter" w:date="2017-08-25T11:23:00Z"/>
          <w:rFonts w:asciiTheme="majorHAnsi" w:hAnsiTheme="majorHAnsi" w:cs="Times New Roman"/>
          <w:sz w:val="22"/>
          <w:szCs w:val="22"/>
        </w:rPr>
        <w:pPrChange w:id="253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254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Read and understand the IDA Institutional Accreditation Plan</w:t>
      </w:r>
    </w:p>
    <w:p w14:paraId="0616BD7B" w14:textId="18F0D5D0" w:rsidR="00D679B8" w:rsidRPr="00FB6492" w:rsidRDefault="005D40DE">
      <w:pPr>
        <w:numPr>
          <w:ilvl w:val="0"/>
          <w:numId w:val="13"/>
        </w:numPr>
        <w:textAlignment w:val="baseline"/>
        <w:rPr>
          <w:rFonts w:asciiTheme="majorHAnsi" w:hAnsiTheme="majorHAnsi" w:cs="Times New Roman"/>
          <w:sz w:val="22"/>
          <w:szCs w:val="22"/>
          <w:rPrChange w:id="255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256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ins w:id="257" w:author="Anna Reuter" w:date="2017-08-25T11:24:00Z">
        <w:r w:rsidRPr="00FB6492">
          <w:rPr>
            <w:rFonts w:asciiTheme="majorHAnsi" w:hAnsiTheme="majorHAnsi" w:cs="Times New Roman"/>
            <w:sz w:val="22"/>
            <w:szCs w:val="22"/>
          </w:rPr>
          <w:t>Review</w:t>
        </w:r>
      </w:ins>
      <w:ins w:id="258" w:author="Anna Reuter" w:date="2017-08-25T11:23:00Z">
        <w:r w:rsidRPr="00FB6492">
          <w:rPr>
            <w:rFonts w:asciiTheme="majorHAnsi" w:hAnsiTheme="majorHAnsi" w:cs="Times New Roman"/>
            <w:sz w:val="22"/>
            <w:szCs w:val="22"/>
          </w:rPr>
          <w:t xml:space="preserve"> </w:t>
        </w:r>
      </w:ins>
      <w:ins w:id="259" w:author="Anna Reuter" w:date="2017-08-25T11:24:00Z">
        <w:r w:rsidRPr="00FB6492">
          <w:rPr>
            <w:rFonts w:asciiTheme="majorHAnsi" w:hAnsiTheme="majorHAnsi" w:cs="Times New Roman"/>
            <w:sz w:val="22"/>
            <w:szCs w:val="22"/>
          </w:rPr>
          <w:t>the Self-Study Report</w:t>
        </w:r>
      </w:ins>
      <w:r w:rsidR="00D679B8" w:rsidRPr="00FB6492">
        <w:rPr>
          <w:rFonts w:asciiTheme="majorHAnsi" w:hAnsiTheme="majorHAnsi" w:cs="Times New Roman"/>
          <w:sz w:val="22"/>
          <w:szCs w:val="22"/>
          <w:rPrChange w:id="260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</w:t>
      </w:r>
    </w:p>
    <w:p w14:paraId="2963B933" w14:textId="7139128B" w:rsidR="00812179" w:rsidRPr="00FB6492" w:rsidRDefault="00812179">
      <w:pPr>
        <w:numPr>
          <w:ilvl w:val="0"/>
          <w:numId w:val="13"/>
        </w:numPr>
        <w:textAlignment w:val="baseline"/>
        <w:rPr>
          <w:rFonts w:asciiTheme="majorHAnsi" w:hAnsiTheme="majorHAnsi" w:cs="Times New Roman"/>
          <w:sz w:val="22"/>
          <w:szCs w:val="22"/>
          <w:rPrChange w:id="261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262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263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Identify a primary contact person from your organization that will coordinate the accreditation process.</w:t>
      </w:r>
    </w:p>
    <w:p w14:paraId="56460570" w14:textId="674DA945" w:rsidR="00812179" w:rsidRPr="00FB6492" w:rsidRDefault="00812179">
      <w:pPr>
        <w:numPr>
          <w:ilvl w:val="0"/>
          <w:numId w:val="13"/>
        </w:numPr>
        <w:textAlignment w:val="baseline"/>
        <w:rPr>
          <w:rFonts w:asciiTheme="majorHAnsi" w:hAnsiTheme="majorHAnsi" w:cs="Times New Roman"/>
          <w:color w:val="000000"/>
          <w:sz w:val="22"/>
          <w:szCs w:val="22"/>
          <w:rPrChange w:id="264" w:author="Anna Reuter" w:date="2017-08-25T12:02:00Z">
            <w:rPr>
              <w:rFonts w:ascii="Times New Roman" w:hAnsi="Times New Roman" w:cs="Times New Roman"/>
              <w:color w:val="000000"/>
              <w:sz w:val="22"/>
              <w:szCs w:val="22"/>
            </w:rPr>
          </w:rPrChange>
        </w:rPr>
        <w:pPrChange w:id="265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r w:rsidRPr="00FB6492">
        <w:rPr>
          <w:rFonts w:asciiTheme="majorHAnsi" w:hAnsiTheme="majorHAnsi" w:cs="Times New Roman"/>
          <w:color w:val="000000"/>
          <w:sz w:val="22"/>
          <w:szCs w:val="22"/>
          <w:rPrChange w:id="266" w:author="Anna Reuter" w:date="2017-08-25T12:02:00Z">
            <w:rPr>
              <w:rFonts w:ascii="Times New Roman" w:hAnsi="Times New Roman" w:cs="Times New Roman"/>
              <w:color w:val="000000"/>
              <w:sz w:val="22"/>
              <w:szCs w:val="22"/>
            </w:rPr>
          </w:rPrChange>
        </w:rPr>
        <w:t xml:space="preserve">Contact an IDA accredited institution </w:t>
      </w:r>
      <w:r w:rsidRPr="00FB6492">
        <w:rPr>
          <w:rFonts w:asciiTheme="majorHAnsi" w:hAnsiTheme="majorHAnsi" w:cs="Times New Roman"/>
          <w:sz w:val="22"/>
          <w:szCs w:val="22"/>
          <w:rPrChange w:id="267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for their insights and experience regarding the accreditation process.</w:t>
      </w:r>
    </w:p>
    <w:p w14:paraId="174A002B" w14:textId="0CF52C4B" w:rsidR="00CC13EF" w:rsidRPr="00FB6492" w:rsidRDefault="00CC13EF">
      <w:pPr>
        <w:numPr>
          <w:ilvl w:val="0"/>
          <w:numId w:val="13"/>
        </w:numPr>
        <w:textAlignment w:val="baseline"/>
        <w:rPr>
          <w:rFonts w:asciiTheme="majorHAnsi" w:hAnsiTheme="majorHAnsi" w:cs="Times New Roman"/>
          <w:sz w:val="22"/>
          <w:szCs w:val="22"/>
          <w:rPrChange w:id="268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269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270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Budget sufficient time and resources for the primary contact person and other personnel involved in the accreditation process.</w:t>
      </w:r>
    </w:p>
    <w:p w14:paraId="3645E2E5" w14:textId="434CD69A" w:rsidR="003E21B9" w:rsidRPr="00FB6492" w:rsidDel="005B79B0" w:rsidRDefault="008C0DFE">
      <w:pPr>
        <w:numPr>
          <w:ilvl w:val="0"/>
          <w:numId w:val="13"/>
        </w:numPr>
        <w:textAlignment w:val="baseline"/>
        <w:rPr>
          <w:del w:id="271" w:author="Anna Reuter" w:date="2017-08-25T10:59:00Z"/>
          <w:rFonts w:asciiTheme="majorHAnsi" w:hAnsiTheme="majorHAnsi" w:cs="Times New Roman"/>
          <w:color w:val="000000"/>
          <w:sz w:val="22"/>
          <w:szCs w:val="22"/>
          <w:rPrChange w:id="272" w:author="Anna Reuter" w:date="2017-08-25T12:02:00Z">
            <w:rPr>
              <w:del w:id="273" w:author="Anna Reuter" w:date="2017-08-25T10:59:00Z"/>
              <w:rFonts w:ascii="Times New Roman" w:hAnsi="Times New Roman" w:cs="Times New Roman"/>
              <w:color w:val="000000"/>
              <w:sz w:val="22"/>
              <w:szCs w:val="22"/>
            </w:rPr>
          </w:rPrChange>
        </w:rPr>
        <w:pPrChange w:id="274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del w:id="275" w:author="Anna Reuter" w:date="2017-08-25T10:44:00Z">
        <w:r w:rsidRPr="00FB6492" w:rsidDel="000B778F">
          <w:rPr>
            <w:rFonts w:asciiTheme="majorHAnsi" w:hAnsiTheme="majorHAnsi" w:cs="Times New Roman"/>
            <w:color w:val="000000"/>
            <w:sz w:val="22"/>
            <w:szCs w:val="22"/>
            <w:rPrChange w:id="276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>Apply for and w</w:delText>
        </w:r>
      </w:del>
      <w:del w:id="277" w:author="Anna Reuter" w:date="2017-08-25T10:59:00Z">
        <w:r w:rsidRPr="00FB6492" w:rsidDel="005B79B0">
          <w:rPr>
            <w:rFonts w:asciiTheme="majorHAnsi" w:hAnsiTheme="majorHAnsi" w:cs="Times New Roman"/>
            <w:color w:val="000000"/>
            <w:sz w:val="22"/>
            <w:szCs w:val="22"/>
            <w:rPrChange w:id="278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 xml:space="preserve">ork with an IDA mentor </w:delText>
        </w:r>
        <w:r w:rsidR="003E21B9" w:rsidRPr="00FB6492" w:rsidDel="005B79B0">
          <w:rPr>
            <w:rFonts w:asciiTheme="majorHAnsi" w:hAnsiTheme="majorHAnsi" w:cs="Times New Roman"/>
            <w:color w:val="000000"/>
            <w:sz w:val="22"/>
            <w:szCs w:val="22"/>
            <w:rPrChange w:id="279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>to guide you through the accreditation process and to help you identify and assemble the accreditation criteria and documents outlined on the Self-</w:delText>
        </w:r>
        <w:r w:rsidR="001E07EA" w:rsidRPr="00FB6492" w:rsidDel="005B79B0">
          <w:rPr>
            <w:rFonts w:asciiTheme="majorHAnsi" w:hAnsiTheme="majorHAnsi" w:cs="Times New Roman"/>
            <w:sz w:val="22"/>
            <w:szCs w:val="22"/>
            <w:rPrChange w:id="280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Study Report</w:delText>
        </w:r>
        <w:r w:rsidR="003E21B9" w:rsidRPr="00FB6492" w:rsidDel="005B79B0">
          <w:rPr>
            <w:rFonts w:asciiTheme="majorHAnsi" w:hAnsiTheme="majorHAnsi" w:cs="Times New Roman"/>
            <w:sz w:val="22"/>
            <w:szCs w:val="22"/>
            <w:rPrChange w:id="281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.</w:delText>
        </w:r>
      </w:del>
    </w:p>
    <w:p w14:paraId="316FD44D" w14:textId="381943EE" w:rsidR="00D679B8" w:rsidRPr="00FB6492" w:rsidDel="000B778F" w:rsidRDefault="008C0DFE">
      <w:pPr>
        <w:numPr>
          <w:ilvl w:val="0"/>
          <w:numId w:val="13"/>
        </w:numPr>
        <w:textAlignment w:val="baseline"/>
        <w:rPr>
          <w:del w:id="282" w:author="Anna Reuter" w:date="2017-08-25T10:46:00Z"/>
          <w:rFonts w:asciiTheme="majorHAnsi" w:hAnsiTheme="majorHAnsi" w:cs="Times New Roman"/>
          <w:sz w:val="22"/>
          <w:szCs w:val="22"/>
          <w:rPrChange w:id="283" w:author="Anna Reuter" w:date="2017-08-25T12:02:00Z">
            <w:rPr>
              <w:del w:id="284" w:author="Anna Reuter" w:date="2017-08-25T10:46:00Z"/>
              <w:rFonts w:ascii="Times New Roman" w:hAnsi="Times New Roman" w:cs="Times New Roman"/>
              <w:sz w:val="22"/>
              <w:szCs w:val="22"/>
            </w:rPr>
          </w:rPrChange>
        </w:rPr>
        <w:pPrChange w:id="285" w:author="Anna Reuter" w:date="2017-08-25T10:57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del w:id="286" w:author="Anna Reuter" w:date="2017-08-25T10:46:00Z">
        <w:r w:rsidRPr="00FB6492" w:rsidDel="000B778F">
          <w:rPr>
            <w:rFonts w:asciiTheme="majorHAnsi" w:hAnsiTheme="majorHAnsi" w:cs="Times New Roman"/>
            <w:sz w:val="22"/>
            <w:szCs w:val="22"/>
            <w:rPrChange w:id="287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Complete the Self</w:delText>
        </w:r>
        <w:r w:rsidR="006D5127" w:rsidRPr="00FB6492" w:rsidDel="000B778F">
          <w:rPr>
            <w:rFonts w:asciiTheme="majorHAnsi" w:hAnsiTheme="majorHAnsi" w:cs="Times New Roman"/>
            <w:sz w:val="22"/>
            <w:szCs w:val="22"/>
            <w:rPrChange w:id="288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-</w:delText>
        </w:r>
        <w:r w:rsidR="00812179" w:rsidRPr="00FB6492" w:rsidDel="000B778F">
          <w:rPr>
            <w:rFonts w:asciiTheme="majorHAnsi" w:hAnsiTheme="majorHAnsi" w:cs="Times New Roman"/>
            <w:sz w:val="22"/>
            <w:szCs w:val="22"/>
            <w:rPrChange w:id="289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 xml:space="preserve"> Study Report</w:delText>
        </w:r>
        <w:r w:rsidR="00D679B8" w:rsidRPr="00FB6492" w:rsidDel="000B778F">
          <w:rPr>
            <w:rFonts w:asciiTheme="majorHAnsi" w:hAnsiTheme="majorHAnsi" w:cs="Times New Roman"/>
            <w:sz w:val="22"/>
            <w:szCs w:val="22"/>
            <w:rPrChange w:id="290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 xml:space="preserve"> </w:delText>
        </w:r>
      </w:del>
    </w:p>
    <w:p w14:paraId="467F222C" w14:textId="30BE1B23" w:rsidR="00C57B91" w:rsidRPr="00FB6492" w:rsidRDefault="00D679B8">
      <w:pPr>
        <w:numPr>
          <w:ilvl w:val="0"/>
          <w:numId w:val="13"/>
        </w:numPr>
        <w:textAlignment w:val="baseline"/>
        <w:rPr>
          <w:ins w:id="291" w:author="Anna Reuter" w:date="2017-08-25T10:53:00Z"/>
          <w:rFonts w:asciiTheme="majorHAnsi" w:hAnsiTheme="majorHAnsi"/>
          <w:color w:val="FF0000"/>
          <w:rPrChange w:id="292" w:author="Anna Reuter" w:date="2017-08-25T12:02:00Z">
            <w:rPr>
              <w:ins w:id="293" w:author="Anna Reuter" w:date="2017-08-25T10:53:00Z"/>
              <w:color w:val="FF0000"/>
            </w:rPr>
          </w:rPrChange>
        </w:rPr>
        <w:pPrChange w:id="294" w:author="Anna Reuter" w:date="2017-08-25T10:57:00Z">
          <w:pPr>
            <w:pStyle w:val="ListParagraph"/>
            <w:numPr>
              <w:numId w:val="13"/>
            </w:numPr>
            <w:spacing w:before="100" w:beforeAutospacing="1" w:after="100" w:afterAutospacing="1"/>
          </w:pPr>
        </w:pPrChange>
      </w:pPr>
      <w:r w:rsidRPr="00FB6492">
        <w:rPr>
          <w:rFonts w:asciiTheme="majorHAnsi" w:hAnsiTheme="majorHAnsi" w:cs="Times New Roman"/>
          <w:color w:val="000000"/>
          <w:sz w:val="22"/>
          <w:szCs w:val="22"/>
          <w:rPrChange w:id="295" w:author="Anna Reuter" w:date="2017-08-25T12:02:00Z">
            <w:rPr>
              <w:color w:val="000000"/>
            </w:rPr>
          </w:rPrChange>
        </w:rPr>
        <w:t xml:space="preserve">Secure funding or resources for the </w:t>
      </w:r>
      <w:r w:rsidR="00C01155" w:rsidRPr="00FB6492">
        <w:rPr>
          <w:rFonts w:asciiTheme="majorHAnsi" w:hAnsiTheme="majorHAnsi" w:cs="Times New Roman"/>
          <w:color w:val="000000"/>
          <w:sz w:val="22"/>
          <w:szCs w:val="22"/>
          <w:rPrChange w:id="296" w:author="Anna Reuter" w:date="2017-08-25T12:02:00Z">
            <w:rPr>
              <w:color w:val="000000"/>
            </w:rPr>
          </w:rPrChange>
        </w:rPr>
        <w:t>$</w:t>
      </w:r>
      <w:ins w:id="297" w:author="Anna Reuter" w:date="2017-08-25T10:46:00Z">
        <w:r w:rsidR="000B778F" w:rsidRPr="00FB6492">
          <w:rPr>
            <w:rFonts w:asciiTheme="majorHAnsi" w:hAnsiTheme="majorHAnsi" w:cs="Times New Roman"/>
            <w:color w:val="000000"/>
            <w:sz w:val="22"/>
            <w:szCs w:val="22"/>
            <w:rPrChange w:id="298" w:author="Anna Reuter" w:date="2017-08-25T12:02:00Z">
              <w:rPr>
                <w:color w:val="000000"/>
              </w:rPr>
            </w:rPrChange>
          </w:rPr>
          <w:t>6</w:t>
        </w:r>
      </w:ins>
      <w:del w:id="299" w:author="Anna Reuter" w:date="2017-08-25T10:46:00Z">
        <w:r w:rsidR="00C01155" w:rsidRPr="00FB6492" w:rsidDel="000B778F">
          <w:rPr>
            <w:rFonts w:asciiTheme="majorHAnsi" w:hAnsiTheme="majorHAnsi" w:cs="Times New Roman"/>
            <w:color w:val="000000"/>
            <w:sz w:val="22"/>
            <w:szCs w:val="22"/>
            <w:rPrChange w:id="300" w:author="Anna Reuter" w:date="2017-08-25T12:02:00Z">
              <w:rPr>
                <w:color w:val="000000"/>
              </w:rPr>
            </w:rPrChange>
          </w:rPr>
          <w:delText>5</w:delText>
        </w:r>
      </w:del>
      <w:r w:rsidR="00C01155" w:rsidRPr="00FB6492">
        <w:rPr>
          <w:rFonts w:asciiTheme="majorHAnsi" w:hAnsiTheme="majorHAnsi" w:cs="Times New Roman"/>
          <w:color w:val="000000"/>
          <w:sz w:val="22"/>
          <w:szCs w:val="22"/>
          <w:rPrChange w:id="301" w:author="Anna Reuter" w:date="2017-08-25T12:02:00Z">
            <w:rPr>
              <w:color w:val="000000"/>
            </w:rPr>
          </w:rPrChange>
        </w:rPr>
        <w:t>,</w:t>
      </w:r>
      <w:ins w:id="302" w:author="Dana Nwoye" w:date="2021-03-01T14:09:00Z">
        <w:r w:rsidR="005370E9">
          <w:rPr>
            <w:rFonts w:asciiTheme="majorHAnsi" w:hAnsiTheme="majorHAnsi" w:cs="Times New Roman"/>
            <w:color w:val="000000"/>
            <w:sz w:val="22"/>
            <w:szCs w:val="22"/>
          </w:rPr>
          <w:t>0</w:t>
        </w:r>
      </w:ins>
      <w:ins w:id="303" w:author="Anna Reuter" w:date="2017-08-25T10:46:00Z">
        <w:del w:id="304" w:author="Dana Nwoye" w:date="2021-03-01T13:57:00Z">
          <w:r w:rsidR="000B778F" w:rsidRPr="00FB6492" w:rsidDel="0069368D">
            <w:rPr>
              <w:rFonts w:asciiTheme="majorHAnsi" w:hAnsiTheme="majorHAnsi" w:cs="Times New Roman"/>
              <w:color w:val="000000"/>
              <w:sz w:val="22"/>
              <w:szCs w:val="22"/>
              <w:rPrChange w:id="305" w:author="Anna Reuter" w:date="2017-08-25T12:02:00Z">
                <w:rPr>
                  <w:color w:val="000000"/>
                </w:rPr>
              </w:rPrChange>
            </w:rPr>
            <w:delText>0</w:delText>
          </w:r>
        </w:del>
      </w:ins>
      <w:del w:id="306" w:author="Anna Reuter" w:date="2017-08-25T10:46:00Z">
        <w:r w:rsidR="00C01155" w:rsidRPr="00FB6492" w:rsidDel="000B778F">
          <w:rPr>
            <w:rFonts w:asciiTheme="majorHAnsi" w:hAnsiTheme="majorHAnsi" w:cs="Times New Roman"/>
            <w:color w:val="000000"/>
            <w:sz w:val="22"/>
            <w:szCs w:val="22"/>
            <w:rPrChange w:id="307" w:author="Anna Reuter" w:date="2017-08-25T12:02:00Z">
              <w:rPr>
                <w:color w:val="000000"/>
              </w:rPr>
            </w:rPrChange>
          </w:rPr>
          <w:delText>5</w:delText>
        </w:r>
      </w:del>
      <w:r w:rsidR="00C01155" w:rsidRPr="00FB6492">
        <w:rPr>
          <w:rFonts w:asciiTheme="majorHAnsi" w:hAnsiTheme="majorHAnsi" w:cs="Times New Roman"/>
          <w:color w:val="000000"/>
          <w:sz w:val="22"/>
          <w:szCs w:val="22"/>
          <w:rPrChange w:id="308" w:author="Anna Reuter" w:date="2017-08-25T12:02:00Z">
            <w:rPr>
              <w:color w:val="000000"/>
            </w:rPr>
          </w:rPrChange>
        </w:rPr>
        <w:t>00 USD Accreditation Fee</w:t>
      </w:r>
      <w:ins w:id="309" w:author="Anna Reuter" w:date="2017-08-25T11:03:00Z">
        <w:del w:id="310" w:author="Dana Nwoye" w:date="2021-03-01T14:15:00Z">
          <w:r w:rsidR="005B79B0" w:rsidRPr="00FB6492" w:rsidDel="000B54DC">
            <w:rPr>
              <w:rFonts w:asciiTheme="majorHAnsi" w:hAnsiTheme="majorHAnsi" w:cs="Times New Roman"/>
              <w:color w:val="000000"/>
              <w:sz w:val="22"/>
              <w:szCs w:val="22"/>
              <w:rPrChange w:id="311" w:author="Anna Reuter" w:date="2017-08-25T12:02:00Z">
                <w:rPr>
                  <w:rFonts w:asciiTheme="majorHAnsi" w:hAnsiTheme="majorHAnsi"/>
                  <w:color w:val="000000"/>
                </w:rPr>
              </w:rPrChange>
            </w:rPr>
            <w:delText>:</w:delText>
          </w:r>
        </w:del>
      </w:ins>
    </w:p>
    <w:p w14:paraId="0140A879" w14:textId="3EC1B31A" w:rsidR="005370E9" w:rsidRPr="00FB6492" w:rsidDel="000B54DC" w:rsidRDefault="00C57B91">
      <w:pPr>
        <w:textAlignment w:val="baseline"/>
        <w:rPr>
          <w:ins w:id="312" w:author="Anna Reuter" w:date="2017-08-25T10:54:00Z"/>
          <w:del w:id="313" w:author="Dana Nwoye" w:date="2021-03-01T14:15:00Z"/>
          <w:rFonts w:asciiTheme="majorHAnsi" w:hAnsiTheme="majorHAnsi"/>
          <w:color w:val="FF0000"/>
          <w:rPrChange w:id="314" w:author="Anna Reuter" w:date="2017-08-25T12:02:00Z">
            <w:rPr>
              <w:ins w:id="315" w:author="Anna Reuter" w:date="2017-08-25T10:54:00Z"/>
              <w:del w:id="316" w:author="Dana Nwoye" w:date="2021-03-01T14:15:00Z"/>
              <w:color w:val="FF0000"/>
            </w:rPr>
          </w:rPrChange>
        </w:rPr>
        <w:pPrChange w:id="317" w:author="Dana Nwoye" w:date="2021-03-01T14:15:00Z">
          <w:pPr>
            <w:pStyle w:val="ListParagraph"/>
            <w:numPr>
              <w:numId w:val="13"/>
            </w:numPr>
            <w:spacing w:before="100" w:beforeAutospacing="1" w:after="100" w:afterAutospacing="1"/>
          </w:pPr>
        </w:pPrChange>
      </w:pPr>
      <w:ins w:id="318" w:author="Anna Reuter" w:date="2017-08-25T10:51:00Z">
        <w:del w:id="319" w:author="Dana Nwoye" w:date="2021-03-01T14:15:00Z">
          <w:r w:rsidRPr="00FB6492" w:rsidDel="000B54DC">
            <w:rPr>
              <w:rFonts w:asciiTheme="majorHAnsi" w:hAnsiTheme="majorHAnsi"/>
              <w:sz w:val="22"/>
              <w:szCs w:val="22"/>
              <w:rPrChange w:id="320" w:author="Anna Reuter" w:date="2017-08-25T12:02:00Z">
                <w:rPr/>
              </w:rPrChange>
            </w:rPr>
            <w:delText xml:space="preserve">$1,500 </w:delText>
          </w:r>
        </w:del>
        <w:del w:id="321" w:author="Dana Nwoye" w:date="2021-03-01T14:13:00Z">
          <w:r w:rsidRPr="00FB6492" w:rsidDel="005370E9">
            <w:rPr>
              <w:rFonts w:asciiTheme="majorHAnsi" w:hAnsiTheme="majorHAnsi"/>
              <w:sz w:val="22"/>
              <w:szCs w:val="22"/>
              <w:rPrChange w:id="322" w:author="Anna Reuter" w:date="2017-08-25T12:02:00Z">
                <w:rPr/>
              </w:rPrChange>
            </w:rPr>
            <w:delText xml:space="preserve">for </w:delText>
          </w:r>
        </w:del>
      </w:ins>
      <w:ins w:id="323" w:author="Anna Reuter" w:date="2017-08-25T11:04:00Z">
        <w:del w:id="324" w:author="Dana Nwoye" w:date="2021-03-01T14:15:00Z">
          <w:r w:rsidR="005B79B0" w:rsidRPr="00FB6492" w:rsidDel="000B54DC">
            <w:rPr>
              <w:rFonts w:asciiTheme="majorHAnsi" w:hAnsiTheme="majorHAnsi"/>
              <w:b/>
              <w:sz w:val="22"/>
              <w:szCs w:val="22"/>
              <w:rPrChange w:id="325" w:author="Anna Reuter" w:date="2017-08-25T12:02:00Z">
                <w:rPr>
                  <w:rFonts w:asciiTheme="majorHAnsi" w:hAnsiTheme="majorHAnsi"/>
                </w:rPr>
              </w:rPrChange>
            </w:rPr>
            <w:delText>Initial Application</w:delText>
          </w:r>
        </w:del>
      </w:ins>
      <w:ins w:id="326" w:author="Anna Reuter" w:date="2017-08-25T10:51:00Z">
        <w:del w:id="327" w:author="Dana Nwoye" w:date="2021-03-01T14:15:00Z">
          <w:r w:rsidRPr="00FB6492" w:rsidDel="000B54DC">
            <w:rPr>
              <w:rFonts w:asciiTheme="majorHAnsi" w:hAnsiTheme="majorHAnsi"/>
              <w:sz w:val="22"/>
              <w:szCs w:val="22"/>
              <w:rPrChange w:id="328" w:author="Anna Reuter" w:date="2017-08-25T12:02:00Z">
                <w:rPr/>
              </w:rPrChange>
            </w:rPr>
            <w:delText xml:space="preserve"> </w:delText>
          </w:r>
        </w:del>
        <w:del w:id="329" w:author="Dana Nwoye" w:date="2021-03-01T14:08:00Z">
          <w:r w:rsidRPr="00FB6492" w:rsidDel="005370E9">
            <w:rPr>
              <w:rFonts w:asciiTheme="majorHAnsi" w:hAnsiTheme="majorHAnsi"/>
              <w:sz w:val="22"/>
              <w:szCs w:val="22"/>
              <w:rPrChange w:id="330" w:author="Anna Reuter" w:date="2017-08-25T12:02:00Z">
                <w:rPr/>
              </w:rPrChange>
            </w:rPr>
            <w:delText>(includes Mentor and administrative expenses)</w:delText>
          </w:r>
        </w:del>
      </w:ins>
    </w:p>
    <w:p w14:paraId="770A7F6C" w14:textId="5B8AD3B7" w:rsidR="005370E9" w:rsidDel="000B54DC" w:rsidRDefault="00C57B91">
      <w:pPr>
        <w:rPr>
          <w:del w:id="331" w:author="Dana Nwoye" w:date="2021-03-01T14:14:00Z"/>
          <w:rFonts w:asciiTheme="majorHAnsi" w:hAnsiTheme="majorHAnsi"/>
          <w:color w:val="FF0000"/>
        </w:rPr>
        <w:pPrChange w:id="332" w:author="Dana Nwoye" w:date="2021-03-01T14:16:00Z">
          <w:pPr>
            <w:ind w:left="720"/>
          </w:pPr>
        </w:pPrChange>
      </w:pPr>
      <w:ins w:id="333" w:author="Anna Reuter" w:date="2017-08-25T10:51:00Z">
        <w:del w:id="334" w:author="Dana Nwoye" w:date="2021-03-01T14:15:00Z">
          <w:r w:rsidRPr="00FB6492" w:rsidDel="000B54DC">
            <w:rPr>
              <w:rFonts w:asciiTheme="majorHAnsi" w:hAnsiTheme="majorHAnsi"/>
              <w:sz w:val="22"/>
              <w:szCs w:val="22"/>
              <w:rPrChange w:id="335" w:author="Anna Reuter" w:date="2017-08-25T12:02:00Z">
                <w:rPr>
                  <w:rFonts w:ascii="Calibri" w:eastAsia="Times New Roman" w:hAnsi="Calibri" w:cs="Times New Roman"/>
                  <w:sz w:val="22"/>
                  <w:szCs w:val="22"/>
                </w:rPr>
              </w:rPrChange>
            </w:rPr>
            <w:delText>$</w:delText>
          </w:r>
        </w:del>
        <w:del w:id="336" w:author="Dana Nwoye" w:date="2021-03-01T13:58:00Z">
          <w:r w:rsidRPr="00FB6492" w:rsidDel="0069368D">
            <w:rPr>
              <w:rFonts w:asciiTheme="majorHAnsi" w:hAnsiTheme="majorHAnsi"/>
              <w:sz w:val="22"/>
              <w:szCs w:val="22"/>
              <w:rPrChange w:id="337" w:author="Anna Reuter" w:date="2017-08-25T12:02:00Z">
                <w:rPr>
                  <w:rFonts w:ascii="Calibri" w:eastAsia="Times New Roman" w:hAnsi="Calibri" w:cs="Times New Roman"/>
                  <w:sz w:val="22"/>
                  <w:szCs w:val="22"/>
                </w:rPr>
              </w:rPrChange>
            </w:rPr>
            <w:delText>4</w:delText>
          </w:r>
        </w:del>
        <w:del w:id="338" w:author="Dana Nwoye" w:date="2021-03-01T14:15:00Z">
          <w:r w:rsidRPr="00FB6492" w:rsidDel="000B54DC">
            <w:rPr>
              <w:rFonts w:asciiTheme="majorHAnsi" w:hAnsiTheme="majorHAnsi"/>
              <w:sz w:val="22"/>
              <w:szCs w:val="22"/>
              <w:rPrChange w:id="339" w:author="Anna Reuter" w:date="2017-08-25T12:02:00Z">
                <w:rPr>
                  <w:rFonts w:ascii="Calibri" w:eastAsia="Times New Roman" w:hAnsi="Calibri" w:cs="Times New Roman"/>
                  <w:sz w:val="22"/>
                  <w:szCs w:val="22"/>
                </w:rPr>
              </w:rPrChange>
            </w:rPr>
            <w:delText xml:space="preserve">,500 </w:delText>
          </w:r>
        </w:del>
        <w:del w:id="340" w:author="Dana Nwoye" w:date="2021-03-01T14:12:00Z">
          <w:r w:rsidRPr="00FB6492" w:rsidDel="005370E9">
            <w:rPr>
              <w:rFonts w:asciiTheme="majorHAnsi" w:hAnsiTheme="majorHAnsi"/>
              <w:sz w:val="22"/>
              <w:szCs w:val="22"/>
              <w:rPrChange w:id="341" w:author="Anna Reuter" w:date="2017-08-25T12:02:00Z">
                <w:rPr>
                  <w:rFonts w:ascii="Calibri" w:eastAsia="Times New Roman" w:hAnsi="Calibri" w:cs="Times New Roman"/>
                  <w:sz w:val="22"/>
                  <w:szCs w:val="22"/>
                </w:rPr>
              </w:rPrChange>
            </w:rPr>
            <w:delText xml:space="preserve">for </w:delText>
          </w:r>
        </w:del>
      </w:ins>
      <w:ins w:id="342" w:author="Anna Reuter" w:date="2017-08-25T11:04:00Z">
        <w:del w:id="343" w:author="Dana Nwoye" w:date="2021-03-01T14:15:00Z">
          <w:r w:rsidR="005B79B0" w:rsidRPr="00FB6492" w:rsidDel="000B54DC">
            <w:rPr>
              <w:rFonts w:asciiTheme="majorHAnsi" w:hAnsiTheme="majorHAnsi"/>
              <w:b/>
              <w:sz w:val="22"/>
              <w:szCs w:val="22"/>
              <w:rPrChange w:id="344" w:author="Anna Reuter" w:date="2017-08-25T12:02:00Z">
                <w:rPr>
                  <w:rFonts w:asciiTheme="majorHAnsi" w:eastAsia="Times New Roman" w:hAnsiTheme="majorHAnsi" w:cs="Times New Roman"/>
                  <w:sz w:val="22"/>
                  <w:szCs w:val="22"/>
                </w:rPr>
              </w:rPrChange>
            </w:rPr>
            <w:delText>Site Visit</w:delText>
          </w:r>
        </w:del>
        <w:del w:id="345" w:author="Dana Nwoye" w:date="2021-03-01T14:12:00Z">
          <w:r w:rsidR="005B79B0" w:rsidRPr="00FB6492" w:rsidDel="005370E9">
            <w:rPr>
              <w:rFonts w:asciiTheme="majorHAnsi" w:hAnsiTheme="majorHAnsi"/>
              <w:sz w:val="22"/>
              <w:szCs w:val="22"/>
              <w:rPrChange w:id="346" w:author="Anna Reuter" w:date="2017-08-25T12:02:00Z">
                <w:rPr>
                  <w:rFonts w:asciiTheme="majorHAnsi" w:eastAsia="Times New Roman" w:hAnsiTheme="majorHAnsi" w:cs="Times New Roman"/>
                  <w:sz w:val="22"/>
                  <w:szCs w:val="22"/>
                </w:rPr>
              </w:rPrChange>
            </w:rPr>
            <w:delText xml:space="preserve"> </w:delText>
          </w:r>
        </w:del>
      </w:ins>
      <w:ins w:id="347" w:author="Anna Reuter" w:date="2017-08-25T10:51:00Z">
        <w:del w:id="348" w:author="Dana Nwoye" w:date="2021-03-01T14:12:00Z">
          <w:r w:rsidRPr="00FB6492" w:rsidDel="005370E9">
            <w:rPr>
              <w:rFonts w:asciiTheme="majorHAnsi" w:hAnsiTheme="majorHAnsi"/>
              <w:sz w:val="22"/>
              <w:szCs w:val="22"/>
              <w:rPrChange w:id="349" w:author="Anna Reuter" w:date="2017-08-25T12:02:00Z">
                <w:rPr>
                  <w:rFonts w:ascii="Calibri" w:eastAsia="Times New Roman" w:hAnsi="Calibri" w:cs="Times New Roman"/>
                  <w:sz w:val="22"/>
                  <w:szCs w:val="22"/>
                </w:rPr>
              </w:rPrChange>
            </w:rPr>
            <w:delText>(includes honorarium and travel expenses for Accrediting Officer)</w:delText>
          </w:r>
        </w:del>
      </w:ins>
    </w:p>
    <w:p w14:paraId="71FA78F0" w14:textId="77777777" w:rsidR="000B54DC" w:rsidRPr="00FB6492" w:rsidRDefault="000B54DC">
      <w:pPr>
        <w:textAlignment w:val="baseline"/>
        <w:rPr>
          <w:ins w:id="350" w:author="Dana Nwoye" w:date="2021-03-01T14:15:00Z"/>
          <w:rFonts w:asciiTheme="majorHAnsi" w:hAnsiTheme="majorHAnsi"/>
          <w:color w:val="FF0000"/>
          <w:rPrChange w:id="351" w:author="Anna Reuter" w:date="2017-08-25T12:02:00Z">
            <w:rPr>
              <w:ins w:id="352" w:author="Dana Nwoye" w:date="2021-03-01T14:15:00Z"/>
            </w:rPr>
          </w:rPrChange>
        </w:rPr>
        <w:pPrChange w:id="353" w:author="Dana Nwoye" w:date="2021-03-01T14:16:00Z">
          <w:pPr>
            <w:pStyle w:val="ListParagraph"/>
            <w:numPr>
              <w:numId w:val="13"/>
            </w:numPr>
            <w:spacing w:before="100" w:beforeAutospacing="1" w:after="100" w:afterAutospacing="1"/>
          </w:pPr>
        </w:pPrChange>
      </w:pPr>
    </w:p>
    <w:p w14:paraId="3ED4CC10" w14:textId="58695265" w:rsidR="00E65561" w:rsidRPr="00FB6492" w:rsidDel="005370E9" w:rsidRDefault="000B54DC">
      <w:pPr>
        <w:ind w:left="720"/>
        <w:rPr>
          <w:del w:id="354" w:author="Dana Nwoye" w:date="2021-03-01T14:14:00Z"/>
          <w:rFonts w:asciiTheme="majorHAnsi" w:hAnsiTheme="majorHAnsi"/>
          <w:color w:val="FF0000"/>
          <w:sz w:val="22"/>
          <w:szCs w:val="22"/>
          <w:rPrChange w:id="355" w:author="Anna Reuter" w:date="2017-08-25T12:02:00Z">
            <w:rPr>
              <w:del w:id="356" w:author="Dana Nwoye" w:date="2021-03-01T14:14:00Z"/>
            </w:rPr>
          </w:rPrChange>
        </w:rPr>
        <w:pPrChange w:id="357" w:author="Dana Nwoye" w:date="2021-03-01T14:15:00Z">
          <w:pPr>
            <w:numPr>
              <w:numId w:val="13"/>
            </w:numPr>
            <w:spacing w:line="276" w:lineRule="auto"/>
            <w:ind w:left="1080" w:hanging="360"/>
            <w:textAlignment w:val="baseline"/>
          </w:pPr>
        </w:pPrChange>
      </w:pPr>
      <w:ins w:id="358" w:author="Dana Nwoye" w:date="2021-03-01T14:16:00Z">
        <w:r>
          <w:rPr>
            <w:rFonts w:asciiTheme="majorHAnsi" w:hAnsiTheme="majorHAnsi"/>
            <w:sz w:val="22"/>
            <w:szCs w:val="22"/>
          </w:rPr>
          <w:t xml:space="preserve">6.          </w:t>
        </w:r>
      </w:ins>
      <w:del w:id="359" w:author="Anna Reuter" w:date="2017-08-25T10:50:00Z">
        <w:r w:rsidR="00D679B8" w:rsidRPr="00FB6492" w:rsidDel="00C57B91">
          <w:rPr>
            <w:rFonts w:asciiTheme="majorHAnsi" w:hAnsiTheme="majorHAnsi"/>
            <w:color w:val="000000"/>
            <w:sz w:val="22"/>
            <w:szCs w:val="22"/>
            <w:rPrChange w:id="360" w:author="Anna Reuter" w:date="2017-08-25T12:02:00Z">
              <w:rPr>
                <w:color w:val="000000"/>
              </w:rPr>
            </w:rPrChange>
          </w:rPr>
          <w:delText xml:space="preserve"> </w:delText>
        </w:r>
      </w:del>
      <w:del w:id="361" w:author="Anna Reuter" w:date="2017-08-25T10:59:00Z">
        <w:r w:rsidR="00196B8E" w:rsidRPr="00FB6492" w:rsidDel="005B79B0">
          <w:rPr>
            <w:rFonts w:asciiTheme="majorHAnsi" w:hAnsiTheme="majorHAnsi"/>
            <w:color w:val="FF0000"/>
            <w:sz w:val="22"/>
            <w:szCs w:val="22"/>
            <w:rPrChange w:id="362" w:author="Anna Reuter" w:date="2017-08-25T12:02:00Z">
              <w:rPr>
                <w:sz w:val="16"/>
                <w:szCs w:val="16"/>
              </w:rPr>
            </w:rPrChange>
          </w:rPr>
          <w:br/>
        </w:r>
      </w:del>
    </w:p>
    <w:p w14:paraId="4E1DEBFC" w14:textId="2E644AC4" w:rsidR="00D679B8" w:rsidRPr="00FB6492" w:rsidRDefault="00D679B8">
      <w:pPr>
        <w:rPr>
          <w:rFonts w:asciiTheme="majorHAnsi" w:eastAsia="Times New Roman" w:hAnsiTheme="majorHAnsi" w:cs="Times New Roman"/>
          <w:b/>
          <w:bCs/>
          <w:sz w:val="22"/>
          <w:szCs w:val="22"/>
          <w:rPrChange w:id="363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pPrChange w:id="364" w:author="Dana Nwoye" w:date="2021-03-01T14:16:00Z">
          <w:pPr>
            <w:spacing w:line="276" w:lineRule="auto"/>
            <w:ind w:left="720" w:hanging="720"/>
            <w:jc w:val="both"/>
          </w:pPr>
        </w:pPrChange>
      </w:pPr>
      <w:del w:id="365" w:author="Dana Nwoye" w:date="2021-03-01T14:16:00Z">
        <w:r w:rsidRPr="00FB6492" w:rsidDel="000B54DC">
          <w:rPr>
            <w:rFonts w:asciiTheme="majorHAnsi" w:hAnsiTheme="majorHAnsi"/>
            <w:b/>
            <w:sz w:val="22"/>
            <w:szCs w:val="22"/>
            <w:rPrChange w:id="366" w:author="Anna Reuter" w:date="2017-08-25T12:02:00Z">
              <w:rPr>
                <w:rFonts w:ascii="Times New Roman" w:hAnsi="Times New Roman"/>
                <w:b/>
                <w:sz w:val="22"/>
                <w:szCs w:val="22"/>
              </w:rPr>
            </w:rPrChange>
          </w:rPr>
          <w:delText xml:space="preserve"> </w:delText>
        </w:r>
        <w:r w:rsidR="00BE3352" w:rsidRPr="00FB6492" w:rsidDel="000B54DC">
          <w:rPr>
            <w:rFonts w:asciiTheme="majorHAnsi" w:hAnsiTheme="majorHAnsi"/>
            <w:b/>
            <w:sz w:val="22"/>
            <w:szCs w:val="22"/>
            <w:rPrChange w:id="367" w:author="Anna Reuter" w:date="2017-08-25T12:02:00Z">
              <w:rPr>
                <w:rFonts w:ascii="Times New Roman" w:hAnsi="Times New Roman"/>
                <w:b/>
                <w:sz w:val="22"/>
                <w:szCs w:val="22"/>
              </w:rPr>
            </w:rPrChange>
          </w:rPr>
          <w:delText>6</w:delText>
        </w:r>
        <w:r w:rsidR="00E64BAB" w:rsidRPr="00FB6492" w:rsidDel="000B54DC">
          <w:rPr>
            <w:rFonts w:asciiTheme="majorHAnsi" w:hAnsiTheme="majorHAnsi"/>
            <w:b/>
            <w:sz w:val="22"/>
            <w:szCs w:val="22"/>
            <w:rPrChange w:id="368" w:author="Anna Reuter" w:date="2017-08-25T12:02:00Z">
              <w:rPr>
                <w:rFonts w:ascii="Times New Roman" w:hAnsi="Times New Roman"/>
                <w:b/>
                <w:sz w:val="22"/>
                <w:szCs w:val="22"/>
              </w:rPr>
            </w:rPrChange>
          </w:rPr>
          <w:delText>.</w:delText>
        </w:r>
        <w:r w:rsidR="00E64BAB" w:rsidRPr="00FB6492" w:rsidDel="000B54DC">
          <w:rPr>
            <w:rFonts w:asciiTheme="majorHAnsi" w:hAnsiTheme="majorHAnsi"/>
            <w:sz w:val="22"/>
            <w:szCs w:val="22"/>
            <w:rPrChange w:id="369" w:author="Anna Reuter" w:date="2017-08-25T12:02:00Z">
              <w:rPr>
                <w:rFonts w:ascii="Times New Roman" w:hAnsi="Times New Roman"/>
                <w:sz w:val="22"/>
                <w:szCs w:val="22"/>
              </w:rPr>
            </w:rPrChange>
          </w:rPr>
          <w:delText xml:space="preserve"> </w:delText>
        </w:r>
        <w:r w:rsidR="007702BC" w:rsidRPr="00FB6492" w:rsidDel="000B54DC">
          <w:rPr>
            <w:rFonts w:asciiTheme="majorHAnsi" w:hAnsiTheme="majorHAnsi"/>
            <w:sz w:val="22"/>
            <w:szCs w:val="22"/>
            <w:rPrChange w:id="370" w:author="Anna Reuter" w:date="2017-08-25T12:02:00Z">
              <w:rPr>
                <w:rFonts w:ascii="Times New Roman" w:hAnsi="Times New Roman"/>
                <w:sz w:val="22"/>
                <w:szCs w:val="22"/>
              </w:rPr>
            </w:rPrChange>
          </w:rPr>
          <w:tab/>
        </w:r>
      </w:del>
      <w:ins w:id="371" w:author="Anna Reuter" w:date="2017-08-25T11:00:00Z">
        <w:r w:rsidR="005B79B0" w:rsidRPr="00FB6492">
          <w:rPr>
            <w:rFonts w:asciiTheme="majorHAnsi" w:hAnsiTheme="majorHAnsi"/>
            <w:b/>
            <w:sz w:val="22"/>
            <w:szCs w:val="22"/>
            <w:rPrChange w:id="372" w:author="Anna Reuter" w:date="2017-08-25T12:02:00Z">
              <w:rPr>
                <w:rFonts w:asciiTheme="majorHAnsi" w:hAnsiTheme="majorHAnsi"/>
                <w:sz w:val="22"/>
                <w:szCs w:val="22"/>
              </w:rPr>
            </w:rPrChange>
          </w:rPr>
          <w:t xml:space="preserve">What are my next steps </w:t>
        </w:r>
      </w:ins>
      <w:del w:id="373" w:author="Anna Reuter" w:date="2017-08-25T11:01:00Z">
        <w:r w:rsidR="0016552E" w:rsidRPr="00FB6492" w:rsidDel="005B79B0">
          <w:rPr>
            <w:rFonts w:asciiTheme="majorHAnsi" w:hAnsiTheme="majorHAnsi"/>
            <w:b/>
            <w:bCs/>
            <w:sz w:val="22"/>
            <w:szCs w:val="22"/>
            <w:rPrChange w:id="374" w:author="Anna Reuter" w:date="2017-08-25T12:02:00Z">
              <w:rPr>
                <w:rFonts w:ascii="Times New Roman" w:hAnsi="Times New Roman"/>
                <w:b/>
                <w:bCs/>
                <w:sz w:val="22"/>
                <w:szCs w:val="22"/>
              </w:rPr>
            </w:rPrChange>
          </w:rPr>
          <w:delText xml:space="preserve">Where </w:delText>
        </w:r>
        <w:r w:rsidRPr="00FB6492" w:rsidDel="005B79B0">
          <w:rPr>
            <w:rFonts w:asciiTheme="majorHAnsi" w:hAnsiTheme="majorHAnsi"/>
            <w:b/>
            <w:bCs/>
            <w:sz w:val="22"/>
            <w:szCs w:val="22"/>
            <w:rPrChange w:id="375" w:author="Anna Reuter" w:date="2017-08-25T12:02:00Z">
              <w:rPr>
                <w:rFonts w:ascii="Times New Roman" w:hAnsi="Times New Roman"/>
                <w:b/>
                <w:bCs/>
                <w:sz w:val="22"/>
                <w:szCs w:val="22"/>
              </w:rPr>
            </w:rPrChange>
          </w:rPr>
          <w:delText xml:space="preserve">do I apply if </w:delText>
        </w:r>
      </w:del>
      <w:ins w:id="376" w:author="Anna Reuter" w:date="2017-08-25T11:28:00Z">
        <w:r w:rsidR="001210EA" w:rsidRPr="00FB6492">
          <w:rPr>
            <w:rFonts w:asciiTheme="majorHAnsi" w:hAnsiTheme="majorHAnsi"/>
            <w:b/>
            <w:bCs/>
            <w:sz w:val="22"/>
            <w:szCs w:val="22"/>
          </w:rPr>
          <w:t xml:space="preserve">when </w:t>
        </w:r>
      </w:ins>
      <w:r w:rsidRPr="00FB6492">
        <w:rPr>
          <w:rFonts w:asciiTheme="majorHAnsi" w:hAnsiTheme="majorHAnsi"/>
          <w:b/>
          <w:bCs/>
          <w:sz w:val="22"/>
          <w:szCs w:val="22"/>
          <w:rPrChange w:id="377" w:author="Anna Reuter" w:date="2017-08-25T12:02:00Z">
            <w:rPr>
              <w:rFonts w:ascii="Times New Roman" w:hAnsi="Times New Roman"/>
              <w:b/>
              <w:bCs/>
              <w:sz w:val="22"/>
              <w:szCs w:val="22"/>
            </w:rPr>
          </w:rPrChange>
        </w:rPr>
        <w:t xml:space="preserve">I fulfill the </w:t>
      </w:r>
      <w:r w:rsidR="00E64BA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378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prerequisites?</w:t>
      </w:r>
      <w:r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379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 </w:t>
      </w:r>
    </w:p>
    <w:p w14:paraId="785390CF" w14:textId="5B6353DD" w:rsidR="00C478C7" w:rsidRPr="00FB6492" w:rsidRDefault="00812179">
      <w:pPr>
        <w:ind w:left="720"/>
        <w:rPr>
          <w:ins w:id="380" w:author="Anna Reuter" w:date="2017-08-25T11:11:00Z"/>
          <w:rFonts w:asciiTheme="majorHAnsi" w:eastAsia="Times New Roman" w:hAnsiTheme="majorHAnsi" w:cs="Times New Roman"/>
          <w:sz w:val="22"/>
          <w:szCs w:val="22"/>
        </w:rPr>
        <w:pPrChange w:id="381" w:author="Anna Reuter" w:date="2017-08-25T11:05:00Z">
          <w:pPr>
            <w:spacing w:line="276" w:lineRule="auto"/>
            <w:ind w:left="709" w:hanging="283"/>
          </w:pPr>
        </w:pPrChange>
      </w:pPr>
      <w:del w:id="382" w:author="Anna Reuter" w:date="2017-08-25T11:01:00Z">
        <w:r w:rsidRPr="00FB6492" w:rsidDel="005B79B0">
          <w:rPr>
            <w:rFonts w:asciiTheme="majorHAnsi" w:eastAsia="Times New Roman" w:hAnsiTheme="majorHAnsi" w:cs="Times New Roman"/>
            <w:sz w:val="22"/>
            <w:szCs w:val="22"/>
            <w:rPrChange w:id="383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 xml:space="preserve">IDA will provide your organization’s primary contact person with a link </w:delText>
        </w:r>
        <w:r w:rsidR="00951DA6" w:rsidRPr="00FB6492" w:rsidDel="005B79B0">
          <w:rPr>
            <w:rFonts w:asciiTheme="majorHAnsi" w:eastAsia="Times New Roman" w:hAnsiTheme="majorHAnsi" w:cs="Times New Roman"/>
            <w:sz w:val="22"/>
            <w:szCs w:val="22"/>
            <w:rPrChange w:id="384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>to access the online Institutional Accreditation Application</w:delText>
        </w:r>
        <w:r w:rsidRPr="00FB6492" w:rsidDel="005B79B0">
          <w:rPr>
            <w:rFonts w:asciiTheme="majorHAnsi" w:eastAsia="Times New Roman" w:hAnsiTheme="majorHAnsi" w:cs="Times New Roman"/>
            <w:sz w:val="22"/>
            <w:szCs w:val="22"/>
            <w:rPrChange w:id="385" w:author="Anna Reuter" w:date="2017-08-25T12:02:00Z">
              <w:rPr>
                <w:rFonts w:ascii="Times New Roman" w:eastAsia="Times New Roman" w:hAnsi="Times New Roman" w:cs="Times New Roman"/>
                <w:sz w:val="22"/>
                <w:szCs w:val="22"/>
              </w:rPr>
            </w:rPrChange>
          </w:rPr>
          <w:delText xml:space="preserve">. </w:delText>
        </w:r>
      </w:del>
      <w:ins w:id="386" w:author="Anna Reuter" w:date="2017-08-25T11:02:00Z">
        <w:r w:rsidR="005B79B0" w:rsidRPr="00FB6492">
          <w:rPr>
            <w:rFonts w:asciiTheme="majorHAnsi" w:eastAsia="Times New Roman" w:hAnsiTheme="majorHAnsi" w:cs="Times New Roman"/>
            <w:sz w:val="22"/>
            <w:szCs w:val="22"/>
          </w:rPr>
          <w:t>You are ready to submit your organization</w:t>
        </w:r>
      </w:ins>
      <w:ins w:id="387" w:author="Anna Reuter" w:date="2017-08-25T11:03:00Z">
        <w:r w:rsidR="005B79B0" w:rsidRPr="00FB6492">
          <w:rPr>
            <w:rFonts w:asciiTheme="majorHAnsi" w:eastAsia="Times New Roman" w:hAnsiTheme="majorHAnsi" w:cs="Times New Roman"/>
            <w:sz w:val="22"/>
            <w:szCs w:val="22"/>
          </w:rPr>
          <w:t xml:space="preserve">’s </w:t>
        </w:r>
        <w:r w:rsidR="005B79B0" w:rsidRPr="00FB6492">
          <w:rPr>
            <w:rFonts w:asciiTheme="majorHAnsi" w:eastAsia="Times New Roman" w:hAnsiTheme="majorHAnsi" w:cs="Times New Roman"/>
            <w:b/>
            <w:sz w:val="22"/>
            <w:szCs w:val="22"/>
            <w:rPrChange w:id="388" w:author="Anna Reuter" w:date="2017-08-25T12:02:00Z">
              <w:rPr>
                <w:rFonts w:asciiTheme="majorHAnsi" w:eastAsia="Times New Roman" w:hAnsiTheme="majorHAnsi" w:cs="Times New Roman"/>
                <w:sz w:val="22"/>
                <w:szCs w:val="22"/>
              </w:rPr>
            </w:rPrChange>
          </w:rPr>
          <w:t>Initial Application</w:t>
        </w:r>
        <w:r w:rsidR="005B79B0" w:rsidRPr="00FB6492">
          <w:rPr>
            <w:rFonts w:asciiTheme="majorHAnsi" w:eastAsia="Times New Roman" w:hAnsiTheme="majorHAnsi" w:cs="Times New Roman"/>
            <w:sz w:val="22"/>
            <w:szCs w:val="22"/>
          </w:rPr>
          <w:t xml:space="preserve">. </w:t>
        </w:r>
      </w:ins>
      <w:ins w:id="389" w:author="Anna Reuter" w:date="2017-08-25T11:13:00Z">
        <w:r w:rsidR="00C478C7" w:rsidRPr="00FB6492">
          <w:rPr>
            <w:rFonts w:asciiTheme="majorHAnsi" w:eastAsia="Times New Roman" w:hAnsiTheme="majorHAnsi" w:cs="Times New Roman"/>
            <w:sz w:val="22"/>
            <w:szCs w:val="22"/>
          </w:rPr>
          <w:t xml:space="preserve">IDA will provide </w:t>
        </w:r>
      </w:ins>
      <w:ins w:id="390" w:author="Anna Reuter" w:date="2017-08-25T11:14:00Z">
        <w:r w:rsidR="00C478C7" w:rsidRPr="00FB6492">
          <w:rPr>
            <w:rFonts w:asciiTheme="majorHAnsi" w:eastAsia="Times New Roman" w:hAnsiTheme="majorHAnsi" w:cs="Times New Roman"/>
            <w:sz w:val="22"/>
            <w:szCs w:val="22"/>
          </w:rPr>
          <w:t xml:space="preserve">your organization with </w:t>
        </w:r>
      </w:ins>
      <w:ins w:id="391" w:author="Anna Reuter" w:date="2017-08-25T11:13:00Z">
        <w:r w:rsidR="00C478C7" w:rsidRPr="00FB6492">
          <w:rPr>
            <w:rFonts w:asciiTheme="majorHAnsi" w:eastAsia="Times New Roman" w:hAnsiTheme="majorHAnsi" w:cs="Times New Roman"/>
            <w:sz w:val="22"/>
            <w:szCs w:val="22"/>
          </w:rPr>
          <w:t xml:space="preserve">instruction on how to access the Initial </w:t>
        </w:r>
      </w:ins>
      <w:ins w:id="392" w:author="Anna Reuter" w:date="2017-08-25T11:14:00Z">
        <w:r w:rsidR="00C478C7" w:rsidRPr="00FB6492">
          <w:rPr>
            <w:rFonts w:asciiTheme="majorHAnsi" w:eastAsia="Times New Roman" w:hAnsiTheme="majorHAnsi" w:cs="Times New Roman"/>
            <w:sz w:val="22"/>
            <w:szCs w:val="22"/>
          </w:rPr>
          <w:t>Application</w:t>
        </w:r>
      </w:ins>
      <w:ins w:id="393" w:author="Anna Reuter" w:date="2017-08-25T11:15:00Z">
        <w:r w:rsidR="00C478C7" w:rsidRPr="00FB6492">
          <w:rPr>
            <w:rFonts w:asciiTheme="majorHAnsi" w:eastAsia="Times New Roman" w:hAnsiTheme="majorHAnsi" w:cs="Times New Roman"/>
            <w:sz w:val="22"/>
            <w:szCs w:val="22"/>
          </w:rPr>
          <w:t>.</w:t>
        </w:r>
      </w:ins>
    </w:p>
    <w:p w14:paraId="475A3CB9" w14:textId="77777777" w:rsidR="00644047" w:rsidRPr="00FB6492" w:rsidRDefault="005D40DE">
      <w:pPr>
        <w:pStyle w:val="ListParagraph"/>
        <w:rPr>
          <w:ins w:id="394" w:author="Anna Reuter" w:date="2017-08-25T11:51:00Z"/>
          <w:rFonts w:asciiTheme="majorHAnsi" w:hAnsiTheme="majorHAnsi"/>
          <w:rPrChange w:id="395" w:author="Anna Reuter" w:date="2017-08-25T12:02:00Z">
            <w:rPr>
              <w:ins w:id="396" w:author="Anna Reuter" w:date="2017-08-25T11:51:00Z"/>
            </w:rPr>
          </w:rPrChange>
        </w:rPr>
        <w:pPrChange w:id="397" w:author="Anna Reuter" w:date="2017-08-25T11:57:00Z">
          <w:pPr>
            <w:spacing w:line="276" w:lineRule="auto"/>
            <w:ind w:left="709" w:hanging="283"/>
          </w:pPr>
        </w:pPrChange>
      </w:pPr>
      <w:ins w:id="398" w:author="Anna Reuter" w:date="2017-08-25T11:22:00Z">
        <w:r w:rsidRPr="00FB6492">
          <w:rPr>
            <w:rFonts w:asciiTheme="majorHAnsi" w:hAnsiTheme="majorHAnsi"/>
            <w:rPrChange w:id="399" w:author="Anna Reuter" w:date="2017-08-25T12:02:00Z">
              <w:rPr/>
            </w:rPrChange>
          </w:rPr>
          <w:t>C</w:t>
        </w:r>
      </w:ins>
      <w:ins w:id="400" w:author="Anna Reuter" w:date="2017-08-25T11:04:00Z">
        <w:r w:rsidR="005B79B0" w:rsidRPr="00FB6492">
          <w:rPr>
            <w:rFonts w:asciiTheme="majorHAnsi" w:hAnsiTheme="majorHAnsi"/>
            <w:rPrChange w:id="401" w:author="Anna Reuter" w:date="2017-08-25T12:02:00Z">
              <w:rPr/>
            </w:rPrChange>
          </w:rPr>
          <w:t xml:space="preserve">omplete the </w:t>
        </w:r>
        <w:r w:rsidR="005B79B0" w:rsidRPr="00FB6492">
          <w:rPr>
            <w:rFonts w:asciiTheme="majorHAnsi" w:hAnsiTheme="majorHAnsi"/>
            <w:b/>
            <w:rPrChange w:id="402" w:author="Anna Reuter" w:date="2017-08-25T12:02:00Z">
              <w:rPr/>
            </w:rPrChange>
          </w:rPr>
          <w:t>Initial Application</w:t>
        </w:r>
        <w:r w:rsidR="005B79B0" w:rsidRPr="00FB6492">
          <w:rPr>
            <w:rFonts w:asciiTheme="majorHAnsi" w:hAnsiTheme="majorHAnsi"/>
            <w:rPrChange w:id="403" w:author="Anna Reuter" w:date="2017-08-25T12:02:00Z">
              <w:rPr/>
            </w:rPrChange>
          </w:rPr>
          <w:t xml:space="preserve"> and </w:t>
        </w:r>
      </w:ins>
      <w:ins w:id="404" w:author="Anna Reuter" w:date="2017-08-25T11:22:00Z">
        <w:r w:rsidRPr="00FB6492">
          <w:rPr>
            <w:rFonts w:asciiTheme="majorHAnsi" w:hAnsiTheme="majorHAnsi"/>
            <w:rPrChange w:id="405" w:author="Anna Reuter" w:date="2017-08-25T12:02:00Z">
              <w:rPr/>
            </w:rPrChange>
          </w:rPr>
          <w:t xml:space="preserve">submit the </w:t>
        </w:r>
      </w:ins>
      <w:ins w:id="406" w:author="Anna Reuter" w:date="2017-08-25T11:21:00Z">
        <w:r w:rsidRPr="00FB6492">
          <w:rPr>
            <w:rFonts w:asciiTheme="majorHAnsi" w:hAnsiTheme="majorHAnsi"/>
            <w:rPrChange w:id="407" w:author="Anna Reuter" w:date="2017-08-25T12:02:00Z">
              <w:rPr/>
            </w:rPrChange>
          </w:rPr>
          <w:t>required</w:t>
        </w:r>
      </w:ins>
      <w:ins w:id="408" w:author="Anna Reuter" w:date="2017-08-25T11:05:00Z">
        <w:r w:rsidRPr="00FB6492">
          <w:rPr>
            <w:rFonts w:asciiTheme="majorHAnsi" w:hAnsiTheme="majorHAnsi"/>
            <w:rPrChange w:id="409" w:author="Anna Reuter" w:date="2017-08-25T12:02:00Z">
              <w:rPr/>
            </w:rPrChange>
          </w:rPr>
          <w:t xml:space="preserve"> $1,500 Initial Application fee</w:t>
        </w:r>
      </w:ins>
      <w:ins w:id="410" w:author="Anna Reuter" w:date="2017-08-25T11:22:00Z">
        <w:r w:rsidRPr="00FB6492">
          <w:rPr>
            <w:rFonts w:asciiTheme="majorHAnsi" w:hAnsiTheme="majorHAnsi"/>
            <w:rPrChange w:id="411" w:author="Anna Reuter" w:date="2017-08-25T12:02:00Z">
              <w:rPr/>
            </w:rPrChange>
          </w:rPr>
          <w:t xml:space="preserve">. </w:t>
        </w:r>
      </w:ins>
    </w:p>
    <w:p w14:paraId="210C7F97" w14:textId="6BD86A0F" w:rsidR="00C478C7" w:rsidRPr="00FB6492" w:rsidRDefault="005D40DE">
      <w:pPr>
        <w:pStyle w:val="ListParagraph"/>
        <w:rPr>
          <w:ins w:id="412" w:author="Anna Reuter" w:date="2017-08-25T11:19:00Z"/>
          <w:rFonts w:asciiTheme="majorHAnsi" w:hAnsiTheme="majorHAnsi"/>
          <w:rPrChange w:id="413" w:author="Anna Reuter" w:date="2017-08-25T12:02:00Z">
            <w:rPr>
              <w:ins w:id="414" w:author="Anna Reuter" w:date="2017-08-25T11:19:00Z"/>
            </w:rPr>
          </w:rPrChange>
        </w:rPr>
        <w:pPrChange w:id="415" w:author="Anna Reuter" w:date="2017-08-25T11:57:00Z">
          <w:pPr>
            <w:spacing w:line="276" w:lineRule="auto"/>
            <w:ind w:left="709" w:hanging="283"/>
          </w:pPr>
        </w:pPrChange>
      </w:pPr>
      <w:ins w:id="416" w:author="Anna Reuter" w:date="2017-08-25T11:22:00Z">
        <w:r w:rsidRPr="00FB6492">
          <w:rPr>
            <w:rFonts w:asciiTheme="majorHAnsi" w:hAnsiTheme="majorHAnsi"/>
            <w:rPrChange w:id="417" w:author="Anna Reuter" w:date="2017-08-25T12:02:00Z">
              <w:rPr/>
            </w:rPrChange>
          </w:rPr>
          <w:t xml:space="preserve">Your organization will </w:t>
        </w:r>
      </w:ins>
      <w:ins w:id="418" w:author="Anna Reuter" w:date="2017-08-25T11:05:00Z">
        <w:r w:rsidR="005B79B0" w:rsidRPr="00FB6492">
          <w:rPr>
            <w:rFonts w:asciiTheme="majorHAnsi" w:hAnsiTheme="majorHAnsi"/>
            <w:rPrChange w:id="419" w:author="Anna Reuter" w:date="2017-08-25T12:02:00Z">
              <w:rPr/>
            </w:rPrChange>
          </w:rPr>
          <w:t xml:space="preserve">be assigned an IDA Mentor to guide you through the </w:t>
        </w:r>
      </w:ins>
      <w:ins w:id="420" w:author="Anna Reuter" w:date="2017-08-25T11:06:00Z">
        <w:r w:rsidR="005B79B0" w:rsidRPr="00FB6492">
          <w:rPr>
            <w:rFonts w:asciiTheme="majorHAnsi" w:hAnsiTheme="majorHAnsi"/>
            <w:rPrChange w:id="421" w:author="Anna Reuter" w:date="2017-08-25T12:02:00Z">
              <w:rPr/>
            </w:rPrChange>
          </w:rPr>
          <w:t>accreditation</w:t>
        </w:r>
      </w:ins>
      <w:ins w:id="422" w:author="Anna Reuter" w:date="2017-08-25T11:05:00Z">
        <w:r w:rsidR="005B79B0" w:rsidRPr="00FB6492">
          <w:rPr>
            <w:rFonts w:asciiTheme="majorHAnsi" w:hAnsiTheme="majorHAnsi"/>
            <w:rPrChange w:id="423" w:author="Anna Reuter" w:date="2017-08-25T12:02:00Z">
              <w:rPr/>
            </w:rPrChange>
          </w:rPr>
          <w:t xml:space="preserve"> </w:t>
        </w:r>
      </w:ins>
      <w:ins w:id="424" w:author="Anna Reuter" w:date="2017-08-25T11:06:00Z">
        <w:r w:rsidRPr="00FB6492">
          <w:rPr>
            <w:rFonts w:asciiTheme="majorHAnsi" w:hAnsiTheme="majorHAnsi"/>
            <w:rPrChange w:id="425" w:author="Anna Reuter" w:date="2017-08-25T12:02:00Z">
              <w:rPr/>
            </w:rPrChange>
          </w:rPr>
          <w:t>process and</w:t>
        </w:r>
        <w:r w:rsidR="005B79B0" w:rsidRPr="00FB6492">
          <w:rPr>
            <w:rFonts w:asciiTheme="majorHAnsi" w:hAnsiTheme="majorHAnsi"/>
            <w:rPrChange w:id="426" w:author="Anna Reuter" w:date="2017-08-25T12:02:00Z">
              <w:rPr/>
            </w:rPrChange>
          </w:rPr>
          <w:t xml:space="preserve"> help you identify and assemble the accreditation criteria and electronic documents outlined on the S</w:t>
        </w:r>
      </w:ins>
      <w:ins w:id="427" w:author="Anna Reuter" w:date="2017-08-25T11:07:00Z">
        <w:r w:rsidR="005B79B0" w:rsidRPr="00FB6492">
          <w:rPr>
            <w:rFonts w:asciiTheme="majorHAnsi" w:hAnsiTheme="majorHAnsi"/>
            <w:rPrChange w:id="428" w:author="Anna Reuter" w:date="2017-08-25T12:02:00Z">
              <w:rPr/>
            </w:rPrChange>
          </w:rPr>
          <w:t>elf-Study Report.</w:t>
        </w:r>
      </w:ins>
      <w:ins w:id="429" w:author="Anna Reuter" w:date="2017-08-25T11:08:00Z">
        <w:r w:rsidR="005B79B0" w:rsidRPr="00FB6492">
          <w:rPr>
            <w:rFonts w:asciiTheme="majorHAnsi" w:hAnsiTheme="majorHAnsi"/>
            <w:rPrChange w:id="430" w:author="Anna Reuter" w:date="2017-08-25T12:02:00Z">
              <w:rPr/>
            </w:rPrChange>
          </w:rPr>
          <w:t xml:space="preserve">  </w:t>
        </w:r>
      </w:ins>
    </w:p>
    <w:p w14:paraId="5ABB2854" w14:textId="778798BF" w:rsidR="00F60D0F" w:rsidRPr="00FB6492" w:rsidDel="00C57B91" w:rsidRDefault="005B79B0">
      <w:pPr>
        <w:ind w:left="426"/>
        <w:jc w:val="both"/>
        <w:rPr>
          <w:del w:id="431" w:author="Anna Reuter" w:date="2017-08-25T10:57:00Z"/>
          <w:rFonts w:asciiTheme="majorHAnsi" w:hAnsiTheme="majorHAnsi"/>
          <w:sz w:val="22"/>
          <w:szCs w:val="22"/>
          <w:rPrChange w:id="432" w:author="Anna Reuter" w:date="2017-08-25T12:02:00Z">
            <w:rPr>
              <w:del w:id="433" w:author="Anna Reuter" w:date="2017-08-25T10:57:00Z"/>
              <w:rFonts w:ascii="Times New Roman" w:hAnsi="Times New Roman"/>
              <w:sz w:val="22"/>
              <w:szCs w:val="22"/>
            </w:rPr>
          </w:rPrChange>
        </w:rPr>
        <w:pPrChange w:id="434" w:author="Anna Reuter" w:date="2017-08-25T12:01:00Z">
          <w:pPr>
            <w:spacing w:line="276" w:lineRule="auto"/>
            <w:ind w:left="720"/>
            <w:jc w:val="both"/>
          </w:pPr>
        </w:pPrChange>
      </w:pPr>
      <w:ins w:id="435" w:author="Anna Reuter" w:date="2017-08-25T11:08:00Z">
        <w:r w:rsidRPr="00FB6492">
          <w:rPr>
            <w:rFonts w:asciiTheme="majorHAnsi" w:hAnsiTheme="majorHAnsi"/>
            <w:b/>
            <w:i/>
            <w:sz w:val="22"/>
            <w:szCs w:val="22"/>
            <w:rPrChange w:id="436" w:author="Anna Reuter" w:date="2017-08-25T12:02:00Z">
              <w:rPr>
                <w:b/>
                <w:i/>
              </w:rPr>
            </w:rPrChange>
          </w:rPr>
          <w:lastRenderedPageBreak/>
          <w:t xml:space="preserve">Please note: All documentation provided will have to be made in English and certificates/licenses issued in local language will have to be translated to </w:t>
        </w:r>
      </w:ins>
      <w:ins w:id="437" w:author="Anna Reuter" w:date="2017-08-25T11:09:00Z">
        <w:r w:rsidR="00C478C7" w:rsidRPr="00FB6492">
          <w:rPr>
            <w:rFonts w:asciiTheme="majorHAnsi" w:hAnsiTheme="majorHAnsi"/>
            <w:b/>
            <w:i/>
            <w:sz w:val="22"/>
            <w:szCs w:val="22"/>
            <w:rPrChange w:id="438" w:author="Anna Reuter" w:date="2017-08-25T12:02:00Z">
              <w:rPr>
                <w:b/>
                <w:i/>
              </w:rPr>
            </w:rPrChange>
          </w:rPr>
          <w:t>English for the benefit of the visiting Accreditation Officer.</w:t>
        </w:r>
      </w:ins>
      <w:ins w:id="439" w:author="Anna Reuter" w:date="2017-08-25T10:58:00Z">
        <w:r w:rsidR="00C57B91" w:rsidRPr="00FB6492">
          <w:rPr>
            <w:rFonts w:asciiTheme="majorHAnsi" w:hAnsiTheme="majorHAnsi"/>
            <w:sz w:val="22"/>
            <w:szCs w:val="22"/>
            <w:rPrChange w:id="440" w:author="Anna Reuter" w:date="2017-08-25T12:02:00Z">
              <w:rPr/>
            </w:rPrChange>
          </w:rPr>
          <w:br/>
        </w:r>
      </w:ins>
    </w:p>
    <w:p w14:paraId="0EA41A07" w14:textId="77777777" w:rsidR="00423A1C" w:rsidRPr="00FB6492" w:rsidDel="00644047" w:rsidRDefault="00423A1C">
      <w:pPr>
        <w:ind w:left="426"/>
        <w:rPr>
          <w:del w:id="441" w:author="Anna Reuter" w:date="2017-08-25T11:56:00Z"/>
          <w:rFonts w:asciiTheme="majorHAnsi" w:hAnsiTheme="majorHAnsi"/>
          <w:color w:val="FF0000"/>
          <w:sz w:val="22"/>
          <w:szCs w:val="22"/>
          <w:rPrChange w:id="442" w:author="Anna Reuter" w:date="2017-08-25T12:02:00Z">
            <w:rPr>
              <w:del w:id="443" w:author="Anna Reuter" w:date="2017-08-25T11:56:00Z"/>
              <w:rFonts w:ascii="Times New Roman" w:hAnsi="Times New Roman"/>
              <w:color w:val="FF0000"/>
              <w:sz w:val="22"/>
              <w:szCs w:val="22"/>
            </w:rPr>
          </w:rPrChange>
        </w:rPr>
        <w:pPrChange w:id="444" w:author="Anna Reuter" w:date="2017-08-25T12:01:00Z">
          <w:pPr>
            <w:spacing w:line="276" w:lineRule="auto"/>
            <w:ind w:left="709" w:hanging="283"/>
          </w:pPr>
        </w:pPrChange>
      </w:pPr>
    </w:p>
    <w:p w14:paraId="48872F2C" w14:textId="0E8674A1" w:rsidR="0016552E" w:rsidRPr="00FB6492" w:rsidDel="00644047" w:rsidRDefault="0016552E">
      <w:pPr>
        <w:ind w:left="426"/>
        <w:textAlignment w:val="baseline"/>
        <w:rPr>
          <w:del w:id="445" w:author="Anna Reuter" w:date="2017-08-25T11:54:00Z"/>
          <w:rFonts w:asciiTheme="majorHAnsi" w:hAnsiTheme="majorHAnsi" w:cs="Times New Roman"/>
          <w:b/>
          <w:bCs/>
          <w:color w:val="000000"/>
          <w:sz w:val="22"/>
          <w:szCs w:val="22"/>
          <w:rPrChange w:id="446" w:author="Anna Reuter" w:date="2017-08-25T12:02:00Z">
            <w:rPr>
              <w:del w:id="447" w:author="Anna Reuter" w:date="2017-08-25T11:54:00Z"/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pPrChange w:id="448" w:author="Anna Reuter" w:date="2017-08-25T12:01:00Z">
          <w:pPr>
            <w:spacing w:line="276" w:lineRule="auto"/>
            <w:textAlignment w:val="baseline"/>
          </w:pPr>
        </w:pPrChange>
      </w:pPr>
      <w:del w:id="449" w:author="Anna Reuter" w:date="2017-08-25T11:56:00Z">
        <w:r w:rsidRPr="00FB6492" w:rsidDel="00644047">
          <w:rPr>
            <w:rFonts w:asciiTheme="majorHAnsi" w:hAnsiTheme="majorHAnsi"/>
            <w:sz w:val="22"/>
            <w:szCs w:val="22"/>
            <w:rPrChange w:id="450" w:author="Anna Reuter" w:date="2017-08-25T12:02:00Z">
              <w:rPr>
                <w:rFonts w:ascii="Times New Roman" w:hAnsi="Times New Roman"/>
                <w:sz w:val="22"/>
                <w:szCs w:val="22"/>
              </w:rPr>
            </w:rPrChange>
          </w:rPr>
          <w:delText xml:space="preserve"> </w:delText>
        </w:r>
        <w:r w:rsidR="006D5127" w:rsidRPr="00FB6492" w:rsidDel="00644047">
          <w:rPr>
            <w:rFonts w:asciiTheme="majorHAnsi" w:hAnsiTheme="majorHAnsi"/>
            <w:b/>
            <w:bCs/>
            <w:sz w:val="22"/>
            <w:szCs w:val="22"/>
            <w:rPrChange w:id="451" w:author="Anna Reuter" w:date="2017-08-25T12:02:00Z">
              <w:rPr>
                <w:rFonts w:ascii="Times New Roman" w:hAnsi="Times New Roman"/>
                <w:b/>
                <w:bCs/>
                <w:sz w:val="22"/>
                <w:szCs w:val="22"/>
              </w:rPr>
            </w:rPrChange>
          </w:rPr>
          <w:delText>7.</w:delText>
        </w:r>
        <w:r w:rsidR="006D5127" w:rsidRPr="00FB6492" w:rsidDel="00644047">
          <w:rPr>
            <w:rFonts w:asciiTheme="majorHAnsi" w:hAnsiTheme="majorHAnsi"/>
            <w:b/>
            <w:bCs/>
            <w:sz w:val="22"/>
            <w:szCs w:val="22"/>
            <w:rPrChange w:id="452" w:author="Anna Reuter" w:date="2017-08-25T12:02:00Z">
              <w:rPr>
                <w:rFonts w:ascii="Times New Roman" w:hAnsi="Times New Roman"/>
                <w:b/>
                <w:bCs/>
                <w:sz w:val="22"/>
                <w:szCs w:val="22"/>
              </w:rPr>
            </w:rPrChange>
          </w:rPr>
          <w:tab/>
        </w:r>
      </w:del>
      <w:del w:id="453" w:author="Anna Reuter" w:date="2017-08-25T11:54:00Z">
        <w:r w:rsidR="0017380D" w:rsidRPr="00FB6492" w:rsidDel="00644047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454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delText xml:space="preserve">What </w:delText>
        </w:r>
      </w:del>
      <w:del w:id="455" w:author="Anna Reuter" w:date="2017-08-25T11:17:00Z">
        <w:r w:rsidR="0017380D" w:rsidRPr="00FB6492" w:rsidDel="00C478C7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456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delText xml:space="preserve">are the steps for </w:delText>
        </w:r>
        <w:r w:rsidRPr="00FB6492" w:rsidDel="00C478C7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457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delText xml:space="preserve">completing the </w:delText>
        </w:r>
        <w:r w:rsidRPr="00FB6492" w:rsidDel="00C478C7">
          <w:rPr>
            <w:rFonts w:asciiTheme="majorHAnsi" w:hAnsiTheme="majorHAnsi" w:cs="Times New Roman"/>
            <w:b/>
            <w:bCs/>
            <w:sz w:val="22"/>
            <w:szCs w:val="22"/>
            <w:rPrChange w:id="458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application</w:delText>
        </w:r>
        <w:r w:rsidR="005A7EC8" w:rsidRPr="00FB6492" w:rsidDel="00C478C7">
          <w:rPr>
            <w:rFonts w:asciiTheme="majorHAnsi" w:hAnsiTheme="majorHAnsi" w:cs="Times New Roman"/>
            <w:b/>
            <w:bCs/>
            <w:sz w:val="22"/>
            <w:szCs w:val="22"/>
            <w:rPrChange w:id="459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delText xml:space="preserve"> process</w:delText>
        </w:r>
        <w:r w:rsidRPr="00FB6492" w:rsidDel="00C478C7">
          <w:rPr>
            <w:rFonts w:asciiTheme="majorHAnsi" w:hAnsiTheme="majorHAnsi" w:cs="Times New Roman"/>
            <w:b/>
            <w:bCs/>
            <w:sz w:val="22"/>
            <w:szCs w:val="22"/>
            <w:rPrChange w:id="460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delText xml:space="preserve"> to </w:delText>
        </w:r>
        <w:r w:rsidRPr="00FB6492" w:rsidDel="00C478C7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461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delText>IDA</w:delText>
        </w:r>
        <w:r w:rsidR="00423A1C" w:rsidRPr="00FB6492" w:rsidDel="00C478C7">
          <w:rPr>
            <w:rFonts w:asciiTheme="majorHAnsi" w:hAnsiTheme="majorHAnsi" w:cs="Times New Roman"/>
            <w:b/>
            <w:bCs/>
            <w:color w:val="000000"/>
            <w:sz w:val="22"/>
            <w:szCs w:val="22"/>
            <w:rPrChange w:id="462" w:author="Anna Reuter" w:date="2017-08-25T12:02:00Z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rPrChange>
          </w:rPr>
          <w:delText>?</w:delText>
        </w:r>
      </w:del>
    </w:p>
    <w:p w14:paraId="13FC224D" w14:textId="7AEC487C" w:rsidR="00C01155" w:rsidRPr="00FB6492" w:rsidDel="00644047" w:rsidRDefault="0016552E">
      <w:pPr>
        <w:ind w:left="426"/>
        <w:textAlignment w:val="baseline"/>
        <w:rPr>
          <w:del w:id="463" w:author="Anna Reuter" w:date="2017-08-25T11:54:00Z"/>
          <w:rFonts w:asciiTheme="majorHAnsi" w:hAnsiTheme="majorHAnsi" w:cs="Times New Roman"/>
          <w:color w:val="000000"/>
          <w:sz w:val="22"/>
          <w:szCs w:val="22"/>
          <w:rPrChange w:id="464" w:author="Anna Reuter" w:date="2017-08-25T12:02:00Z">
            <w:rPr>
              <w:del w:id="465" w:author="Anna Reuter" w:date="2017-08-25T11:54:00Z"/>
              <w:rFonts w:ascii="Times New Roman" w:hAnsi="Times New Roman" w:cs="Times New Roman"/>
              <w:color w:val="000000"/>
              <w:sz w:val="22"/>
              <w:szCs w:val="22"/>
            </w:rPr>
          </w:rPrChange>
        </w:rPr>
        <w:pPrChange w:id="466" w:author="Anna Reuter" w:date="2017-08-25T12:01:00Z">
          <w:pPr>
            <w:tabs>
              <w:tab w:val="left" w:pos="284"/>
              <w:tab w:val="left" w:pos="709"/>
            </w:tabs>
            <w:spacing w:line="276" w:lineRule="auto"/>
            <w:textAlignment w:val="baseline"/>
          </w:pPr>
        </w:pPrChange>
      </w:pPr>
      <w:del w:id="467" w:author="Anna Reuter" w:date="2017-08-25T11:54:00Z">
        <w:r w:rsidRPr="00FB6492" w:rsidDel="00644047">
          <w:rPr>
            <w:rFonts w:asciiTheme="majorHAnsi" w:hAnsiTheme="majorHAnsi" w:cs="Times New Roman"/>
            <w:color w:val="000000"/>
            <w:sz w:val="22"/>
            <w:szCs w:val="22"/>
            <w:rPrChange w:id="468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 xml:space="preserve"> </w:delText>
        </w:r>
        <w:r w:rsidR="00951DA6" w:rsidRPr="00FB6492" w:rsidDel="00644047">
          <w:rPr>
            <w:rFonts w:asciiTheme="majorHAnsi" w:hAnsiTheme="majorHAnsi" w:cs="Times New Roman"/>
            <w:color w:val="000000"/>
            <w:sz w:val="22"/>
            <w:szCs w:val="22"/>
            <w:rPrChange w:id="469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tab/>
        </w:r>
        <w:r w:rsidR="00951DA6" w:rsidRPr="00FB6492" w:rsidDel="00644047">
          <w:rPr>
            <w:rFonts w:asciiTheme="majorHAnsi" w:hAnsiTheme="majorHAnsi" w:cs="Times New Roman"/>
            <w:color w:val="000000"/>
            <w:sz w:val="22"/>
            <w:szCs w:val="22"/>
            <w:rPrChange w:id="470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tab/>
        </w:r>
        <w:r w:rsidRPr="00FB6492" w:rsidDel="00644047">
          <w:rPr>
            <w:rFonts w:asciiTheme="majorHAnsi" w:hAnsiTheme="majorHAnsi" w:cs="Times New Roman"/>
            <w:color w:val="000000"/>
            <w:sz w:val="22"/>
            <w:szCs w:val="22"/>
            <w:rPrChange w:id="471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>Follow the steps given below</w:delText>
        </w:r>
        <w:r w:rsidR="00951DA6" w:rsidRPr="00FB6492" w:rsidDel="00644047">
          <w:rPr>
            <w:rFonts w:asciiTheme="majorHAnsi" w:hAnsiTheme="majorHAnsi" w:cs="Times New Roman"/>
            <w:color w:val="000000"/>
            <w:sz w:val="22"/>
            <w:szCs w:val="22"/>
            <w:rPrChange w:id="472" w:author="Anna Reuter" w:date="2017-08-25T12:02:00Z"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PrChange>
          </w:rPr>
          <w:delText>:</w:delText>
        </w:r>
      </w:del>
    </w:p>
    <w:p w14:paraId="58B035FE" w14:textId="4343BAAA" w:rsidR="0016552E" w:rsidRPr="00FB6492" w:rsidDel="00644047" w:rsidRDefault="0016552E">
      <w:pPr>
        <w:ind w:left="426"/>
        <w:textAlignment w:val="baseline"/>
        <w:rPr>
          <w:del w:id="473" w:author="Anna Reuter" w:date="2017-08-25T11:54:00Z"/>
          <w:rFonts w:asciiTheme="majorHAnsi" w:hAnsiTheme="majorHAnsi"/>
          <w:rPrChange w:id="474" w:author="Anna Reuter" w:date="2017-08-25T12:02:00Z">
            <w:rPr>
              <w:del w:id="475" w:author="Anna Reuter" w:date="2017-08-25T11:54:00Z"/>
            </w:rPr>
          </w:rPrChange>
        </w:rPr>
        <w:pPrChange w:id="476" w:author="Anna Reuter" w:date="2017-08-25T12:01:00Z">
          <w:pPr>
            <w:pStyle w:val="ListParagraph"/>
          </w:pPr>
        </w:pPrChange>
      </w:pPr>
      <w:del w:id="477" w:author="Anna Reuter" w:date="2017-08-25T11:54:00Z">
        <w:r w:rsidRPr="00FB6492" w:rsidDel="00644047">
          <w:rPr>
            <w:rFonts w:asciiTheme="majorHAnsi" w:hAnsiTheme="majorHAnsi"/>
            <w:sz w:val="22"/>
            <w:szCs w:val="22"/>
            <w:rPrChange w:id="478" w:author="Anna Reuter" w:date="2017-08-25T12:02:00Z">
              <w:rPr/>
            </w:rPrChange>
          </w:rPr>
          <w:delText xml:space="preserve">Review the Institutional Accreditation </w:delText>
        </w:r>
        <w:r w:rsidR="005A7EC8" w:rsidRPr="00FB6492" w:rsidDel="00644047">
          <w:rPr>
            <w:rFonts w:asciiTheme="majorHAnsi" w:hAnsiTheme="majorHAnsi"/>
            <w:sz w:val="22"/>
            <w:szCs w:val="22"/>
            <w:rPrChange w:id="479" w:author="Anna Reuter" w:date="2017-08-25T12:02:00Z">
              <w:rPr/>
            </w:rPrChange>
          </w:rPr>
          <w:delText>Plan</w:delText>
        </w:r>
        <w:r w:rsidRPr="00FB6492" w:rsidDel="00644047">
          <w:rPr>
            <w:rFonts w:asciiTheme="majorHAnsi" w:hAnsiTheme="majorHAnsi"/>
            <w:sz w:val="22"/>
            <w:szCs w:val="22"/>
            <w:rPrChange w:id="480" w:author="Anna Reuter" w:date="2017-08-25T12:02:00Z">
              <w:rPr/>
            </w:rPrChange>
          </w:rPr>
          <w:delText xml:space="preserve"> and </w:delText>
        </w:r>
        <w:r w:rsidR="005A7EC8" w:rsidRPr="00FB6492" w:rsidDel="00644047">
          <w:rPr>
            <w:rFonts w:asciiTheme="majorHAnsi" w:hAnsiTheme="majorHAnsi"/>
            <w:sz w:val="22"/>
            <w:szCs w:val="22"/>
            <w:rPrChange w:id="481" w:author="Anna Reuter" w:date="2017-08-25T12:02:00Z">
              <w:rPr/>
            </w:rPrChange>
          </w:rPr>
          <w:delText>Self-Study Report</w:delText>
        </w:r>
        <w:r w:rsidR="00096B81" w:rsidRPr="00FB6492" w:rsidDel="00644047">
          <w:rPr>
            <w:rFonts w:asciiTheme="majorHAnsi" w:hAnsiTheme="majorHAnsi"/>
            <w:sz w:val="22"/>
            <w:szCs w:val="22"/>
            <w:rPrChange w:id="482" w:author="Anna Reuter" w:date="2017-08-25T12:02:00Z">
              <w:rPr/>
            </w:rPrChange>
          </w:rPr>
          <w:delText xml:space="preserve"> and </w:delText>
        </w:r>
        <w:r w:rsidRPr="00FB6492" w:rsidDel="00644047">
          <w:rPr>
            <w:rFonts w:asciiTheme="majorHAnsi" w:hAnsiTheme="majorHAnsi"/>
            <w:sz w:val="22"/>
            <w:szCs w:val="22"/>
            <w:rPrChange w:id="483" w:author="Anna Reuter" w:date="2017-08-25T12:02:00Z">
              <w:rPr/>
            </w:rPrChange>
          </w:rPr>
          <w:delText xml:space="preserve">convey any questions to your IDA mentor. </w:delText>
        </w:r>
      </w:del>
    </w:p>
    <w:p w14:paraId="50790130" w14:textId="567CD52B" w:rsidR="0016552E" w:rsidRPr="00FB6492" w:rsidDel="00644047" w:rsidRDefault="00951DA6">
      <w:pPr>
        <w:ind w:left="426"/>
        <w:textAlignment w:val="baseline"/>
        <w:rPr>
          <w:del w:id="484" w:author="Anna Reuter" w:date="2017-08-25T11:54:00Z"/>
          <w:rFonts w:asciiTheme="majorHAnsi" w:hAnsiTheme="majorHAnsi"/>
          <w:rPrChange w:id="485" w:author="Anna Reuter" w:date="2017-08-25T12:02:00Z">
            <w:rPr>
              <w:del w:id="486" w:author="Anna Reuter" w:date="2017-08-25T11:54:00Z"/>
            </w:rPr>
          </w:rPrChange>
        </w:rPr>
        <w:pPrChange w:id="487" w:author="Anna Reuter" w:date="2017-08-25T12:01:00Z">
          <w:pPr>
            <w:pStyle w:val="ListParagraph"/>
          </w:pPr>
        </w:pPrChange>
      </w:pPr>
      <w:del w:id="488" w:author="Anna Reuter" w:date="2017-08-25T11:54:00Z">
        <w:r w:rsidRPr="00FB6492" w:rsidDel="00644047">
          <w:rPr>
            <w:rFonts w:asciiTheme="majorHAnsi" w:hAnsiTheme="majorHAnsi"/>
            <w:sz w:val="22"/>
            <w:szCs w:val="22"/>
            <w:rPrChange w:id="489" w:author="Anna Reuter" w:date="2017-08-25T12:02:00Z">
              <w:rPr/>
            </w:rPrChange>
          </w:rPr>
          <w:delText>Review</w:delText>
        </w:r>
        <w:r w:rsidR="00C021C0" w:rsidRPr="00FB6492" w:rsidDel="00644047">
          <w:rPr>
            <w:rFonts w:asciiTheme="majorHAnsi" w:hAnsiTheme="majorHAnsi"/>
            <w:sz w:val="22"/>
            <w:szCs w:val="22"/>
            <w:rPrChange w:id="490" w:author="Anna Reuter" w:date="2017-08-25T12:02:00Z">
              <w:rPr/>
            </w:rPrChange>
          </w:rPr>
          <w:delText xml:space="preserve"> your organization’s </w:delText>
        </w:r>
        <w:r w:rsidR="0016552E" w:rsidRPr="00FB6492" w:rsidDel="00644047">
          <w:rPr>
            <w:rFonts w:asciiTheme="majorHAnsi" w:hAnsiTheme="majorHAnsi"/>
            <w:sz w:val="22"/>
            <w:szCs w:val="22"/>
            <w:rPrChange w:id="491" w:author="Anna Reuter" w:date="2017-08-25T12:02:00Z">
              <w:rPr/>
            </w:rPrChange>
          </w:rPr>
          <w:delText>digital inventory of the evidence</w:delText>
        </w:r>
        <w:r w:rsidR="00C021C0" w:rsidRPr="00FB6492" w:rsidDel="00644047">
          <w:rPr>
            <w:rFonts w:asciiTheme="majorHAnsi" w:hAnsiTheme="majorHAnsi"/>
            <w:sz w:val="22"/>
            <w:szCs w:val="22"/>
            <w:rPrChange w:id="492" w:author="Anna Reuter" w:date="2017-08-25T12:02:00Z">
              <w:rPr/>
            </w:rPrChange>
          </w:rPr>
          <w:delText>/documentation</w:delText>
        </w:r>
        <w:r w:rsidR="0016552E" w:rsidRPr="00FB6492" w:rsidDel="00644047">
          <w:rPr>
            <w:rFonts w:asciiTheme="majorHAnsi" w:hAnsiTheme="majorHAnsi"/>
            <w:sz w:val="22"/>
            <w:szCs w:val="22"/>
            <w:rPrChange w:id="493" w:author="Anna Reuter" w:date="2017-08-25T12:02:00Z">
              <w:rPr/>
            </w:rPrChange>
          </w:rPr>
          <w:delText xml:space="preserve"> supporting each of the Instit</w:delText>
        </w:r>
        <w:r w:rsidR="00A5402B" w:rsidRPr="00FB6492" w:rsidDel="00644047">
          <w:rPr>
            <w:rFonts w:asciiTheme="majorHAnsi" w:hAnsiTheme="majorHAnsi"/>
            <w:sz w:val="22"/>
            <w:szCs w:val="22"/>
            <w:rPrChange w:id="494" w:author="Anna Reuter" w:date="2017-08-25T12:02:00Z">
              <w:rPr/>
            </w:rPrChange>
          </w:rPr>
          <w:delText>utional Accreditation Standards</w:delText>
        </w:r>
        <w:r w:rsidRPr="00FB6492" w:rsidDel="00644047">
          <w:rPr>
            <w:rFonts w:asciiTheme="majorHAnsi" w:hAnsiTheme="majorHAnsi"/>
            <w:sz w:val="22"/>
            <w:szCs w:val="22"/>
            <w:rPrChange w:id="495" w:author="Anna Reuter" w:date="2017-08-25T12:02:00Z">
              <w:rPr/>
            </w:rPrChange>
          </w:rPr>
          <w:delText xml:space="preserve"> to ensure it is complete; seek help from your IDA Mentor as appropriate</w:delText>
        </w:r>
      </w:del>
    </w:p>
    <w:p w14:paraId="4D2F74DD" w14:textId="268C0654" w:rsidR="00C2196A" w:rsidRPr="00FB6492" w:rsidDel="00D67FD5" w:rsidRDefault="00C2196A">
      <w:pPr>
        <w:ind w:left="426"/>
        <w:textAlignment w:val="baseline"/>
        <w:rPr>
          <w:del w:id="496" w:author="Anna Reuter" w:date="2017-08-25T11:30:00Z"/>
          <w:rFonts w:asciiTheme="majorHAnsi" w:hAnsiTheme="majorHAnsi"/>
          <w:b/>
          <w:i/>
          <w:color w:val="FF0000"/>
          <w:sz w:val="22"/>
          <w:szCs w:val="22"/>
          <w:rPrChange w:id="497" w:author="Anna Reuter" w:date="2017-08-25T12:02:00Z">
            <w:rPr>
              <w:del w:id="498" w:author="Anna Reuter" w:date="2017-08-25T11:30:00Z"/>
              <w:i/>
              <w:sz w:val="22"/>
              <w:szCs w:val="22"/>
            </w:rPr>
          </w:rPrChange>
        </w:rPr>
        <w:pPrChange w:id="499" w:author="Anna Reuter" w:date="2017-08-25T12:01:00Z">
          <w:pPr>
            <w:ind w:left="1800"/>
          </w:pPr>
        </w:pPrChange>
      </w:pPr>
      <w:del w:id="500" w:author="Anna Reuter" w:date="2017-08-25T11:30:00Z">
        <w:r w:rsidRPr="00FB6492" w:rsidDel="00D67FD5">
          <w:rPr>
            <w:rFonts w:asciiTheme="majorHAnsi" w:hAnsiTheme="majorHAnsi"/>
            <w:i/>
            <w:sz w:val="22"/>
            <w:szCs w:val="22"/>
            <w:rPrChange w:id="501" w:author="Anna Reuter" w:date="2017-08-25T12:02:00Z">
              <w:rPr>
                <w:i/>
                <w:sz w:val="22"/>
                <w:szCs w:val="22"/>
              </w:rPr>
            </w:rPrChange>
          </w:rPr>
          <w:delText>All evidences will have to be made in English and certificates /</w:delText>
        </w:r>
        <w:r w:rsidR="00584742" w:rsidRPr="00FB6492" w:rsidDel="00D67FD5">
          <w:rPr>
            <w:rFonts w:asciiTheme="majorHAnsi" w:hAnsiTheme="majorHAnsi"/>
            <w:i/>
            <w:sz w:val="22"/>
            <w:szCs w:val="22"/>
            <w:rPrChange w:id="502" w:author="Anna Reuter" w:date="2017-08-25T12:02:00Z">
              <w:rPr>
                <w:i/>
                <w:sz w:val="22"/>
                <w:szCs w:val="22"/>
              </w:rPr>
            </w:rPrChange>
          </w:rPr>
          <w:delText xml:space="preserve"> </w:delText>
        </w:r>
        <w:r w:rsidR="00096B81" w:rsidRPr="00FB6492" w:rsidDel="00D67FD5">
          <w:rPr>
            <w:rFonts w:asciiTheme="majorHAnsi" w:hAnsiTheme="majorHAnsi"/>
            <w:i/>
            <w:sz w:val="22"/>
            <w:szCs w:val="22"/>
            <w:rPrChange w:id="503" w:author="Anna Reuter" w:date="2017-08-25T12:02:00Z">
              <w:rPr>
                <w:i/>
                <w:sz w:val="22"/>
                <w:szCs w:val="22"/>
              </w:rPr>
            </w:rPrChange>
          </w:rPr>
          <w:delText>l</w:delText>
        </w:r>
        <w:r w:rsidRPr="00FB6492" w:rsidDel="00D67FD5">
          <w:rPr>
            <w:rFonts w:asciiTheme="majorHAnsi" w:hAnsiTheme="majorHAnsi"/>
            <w:i/>
            <w:sz w:val="22"/>
            <w:szCs w:val="22"/>
            <w:rPrChange w:id="504" w:author="Anna Reuter" w:date="2017-08-25T12:02:00Z">
              <w:rPr>
                <w:i/>
                <w:sz w:val="22"/>
                <w:szCs w:val="22"/>
              </w:rPr>
            </w:rPrChange>
          </w:rPr>
          <w:delText>ice</w:delText>
        </w:r>
        <w:r w:rsidR="00A5402B" w:rsidRPr="00FB6492" w:rsidDel="00D67FD5">
          <w:rPr>
            <w:rFonts w:asciiTheme="majorHAnsi" w:hAnsiTheme="majorHAnsi"/>
            <w:i/>
            <w:sz w:val="22"/>
            <w:szCs w:val="22"/>
            <w:rPrChange w:id="505" w:author="Anna Reuter" w:date="2017-08-25T12:02:00Z">
              <w:rPr>
                <w:i/>
                <w:sz w:val="22"/>
                <w:szCs w:val="22"/>
              </w:rPr>
            </w:rPrChange>
          </w:rPr>
          <w:delText xml:space="preserve">nses issued </w:delText>
        </w:r>
        <w:r w:rsidRPr="00FB6492" w:rsidDel="00D67FD5">
          <w:rPr>
            <w:rFonts w:asciiTheme="majorHAnsi" w:hAnsiTheme="majorHAnsi"/>
            <w:i/>
            <w:sz w:val="22"/>
            <w:szCs w:val="22"/>
            <w:rPrChange w:id="506" w:author="Anna Reuter" w:date="2017-08-25T12:02:00Z">
              <w:rPr>
                <w:i/>
                <w:sz w:val="22"/>
                <w:szCs w:val="22"/>
              </w:rPr>
            </w:rPrChange>
          </w:rPr>
          <w:delText xml:space="preserve">in local language will have to </w:delText>
        </w:r>
        <w:r w:rsidR="005A7EC8" w:rsidRPr="00FB6492" w:rsidDel="00D67FD5">
          <w:rPr>
            <w:rFonts w:asciiTheme="majorHAnsi" w:hAnsiTheme="majorHAnsi"/>
            <w:i/>
            <w:sz w:val="22"/>
            <w:szCs w:val="22"/>
            <w:rPrChange w:id="507" w:author="Anna Reuter" w:date="2017-08-25T12:02:00Z">
              <w:rPr>
                <w:i/>
                <w:sz w:val="22"/>
                <w:szCs w:val="22"/>
              </w:rPr>
            </w:rPrChange>
          </w:rPr>
          <w:delText xml:space="preserve">be </w:delText>
        </w:r>
        <w:r w:rsidR="00096B81" w:rsidRPr="00FB6492" w:rsidDel="00D67FD5">
          <w:rPr>
            <w:rFonts w:asciiTheme="majorHAnsi" w:hAnsiTheme="majorHAnsi"/>
            <w:i/>
            <w:sz w:val="22"/>
            <w:szCs w:val="22"/>
            <w:rPrChange w:id="508" w:author="Anna Reuter" w:date="2017-08-25T12:02:00Z">
              <w:rPr>
                <w:i/>
                <w:sz w:val="22"/>
                <w:szCs w:val="22"/>
              </w:rPr>
            </w:rPrChange>
          </w:rPr>
          <w:delText>translated</w:delText>
        </w:r>
        <w:r w:rsidRPr="00FB6492" w:rsidDel="00D67FD5">
          <w:rPr>
            <w:rFonts w:asciiTheme="majorHAnsi" w:hAnsiTheme="majorHAnsi"/>
            <w:i/>
            <w:sz w:val="22"/>
            <w:szCs w:val="22"/>
            <w:rPrChange w:id="509" w:author="Anna Reuter" w:date="2017-08-25T12:02:00Z">
              <w:rPr>
                <w:i/>
                <w:sz w:val="22"/>
                <w:szCs w:val="22"/>
              </w:rPr>
            </w:rPrChange>
          </w:rPr>
          <w:delText xml:space="preserve"> to English for the benefit of the visiting team.</w:delText>
        </w:r>
      </w:del>
    </w:p>
    <w:p w14:paraId="522B5F0D" w14:textId="4882A145" w:rsidR="0016552E" w:rsidRPr="00FB6492" w:rsidDel="00644047" w:rsidRDefault="0016552E">
      <w:pPr>
        <w:ind w:left="426"/>
        <w:textAlignment w:val="baseline"/>
        <w:rPr>
          <w:del w:id="510" w:author="Anna Reuter" w:date="2017-08-25T11:47:00Z"/>
          <w:rFonts w:asciiTheme="majorHAnsi" w:hAnsiTheme="majorHAnsi"/>
          <w:rPrChange w:id="511" w:author="Anna Reuter" w:date="2017-08-25T12:02:00Z">
            <w:rPr>
              <w:del w:id="512" w:author="Anna Reuter" w:date="2017-08-25T11:47:00Z"/>
            </w:rPr>
          </w:rPrChange>
        </w:rPr>
        <w:pPrChange w:id="513" w:author="Anna Reuter" w:date="2017-08-25T12:01:00Z">
          <w:pPr>
            <w:pStyle w:val="ListParagraph"/>
          </w:pPr>
        </w:pPrChange>
      </w:pPr>
      <w:del w:id="514" w:author="Anna Reuter" w:date="2017-08-25T11:47:00Z">
        <w:r w:rsidRPr="00FB6492" w:rsidDel="00644047">
          <w:rPr>
            <w:rFonts w:asciiTheme="majorHAnsi" w:hAnsiTheme="majorHAnsi"/>
            <w:sz w:val="22"/>
            <w:szCs w:val="22"/>
            <w:rPrChange w:id="515" w:author="Anna Reuter" w:date="2017-08-25T12:02:00Z">
              <w:rPr/>
            </w:rPrChange>
          </w:rPr>
          <w:delText xml:space="preserve">Pay the fee in US dollars </w:delText>
        </w:r>
      </w:del>
    </w:p>
    <w:p w14:paraId="0BB99737" w14:textId="4AC5ED8B" w:rsidR="0017380D" w:rsidRPr="00FB6492" w:rsidRDefault="0017380D">
      <w:pPr>
        <w:ind w:left="426"/>
        <w:textAlignment w:val="baseline"/>
        <w:rPr>
          <w:rFonts w:asciiTheme="majorHAnsi" w:eastAsia="Times New Roman" w:hAnsiTheme="majorHAnsi" w:cs="Times New Roman"/>
          <w:bCs/>
          <w:sz w:val="22"/>
          <w:szCs w:val="22"/>
          <w:rPrChange w:id="516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517" w:author="Anna Reuter" w:date="2017-08-25T12:01:00Z">
          <w:pPr>
            <w:spacing w:line="276" w:lineRule="auto"/>
          </w:pPr>
        </w:pPrChange>
      </w:pPr>
      <w:del w:id="518" w:author="Anna Reuter" w:date="2017-08-25T11:49:00Z">
        <w:r w:rsidRPr="00FB6492" w:rsidDel="00644047">
          <w:rPr>
            <w:rFonts w:asciiTheme="majorHAnsi" w:eastAsia="Times New Roman" w:hAnsiTheme="majorHAnsi" w:cs="Times New Roman"/>
            <w:bCs/>
            <w:sz w:val="22"/>
            <w:szCs w:val="22"/>
            <w:rPrChange w:id="519" w:author="Anna Reuter" w:date="2017-08-25T12:02:00Z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rPrChange>
          </w:rPr>
          <w:delText xml:space="preserve">         </w:delText>
        </w:r>
      </w:del>
    </w:p>
    <w:p w14:paraId="69EADDFD" w14:textId="1D609F48" w:rsidR="0017380D" w:rsidRPr="00FB6492" w:rsidRDefault="00644047">
      <w:pPr>
        <w:rPr>
          <w:rFonts w:asciiTheme="majorHAnsi" w:eastAsia="Times New Roman" w:hAnsiTheme="majorHAnsi" w:cs="Times New Roman"/>
          <w:b/>
          <w:sz w:val="22"/>
          <w:szCs w:val="22"/>
          <w:rPrChange w:id="520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pPrChange w:id="521" w:author="Anna Reuter" w:date="2017-08-25T10:57:00Z">
          <w:pPr>
            <w:spacing w:line="276" w:lineRule="auto"/>
          </w:pPr>
        </w:pPrChange>
      </w:pPr>
      <w:ins w:id="522" w:author="Anna Reuter" w:date="2017-08-25T11:56:00Z">
        <w:r w:rsidRPr="00FB6492">
          <w:rPr>
            <w:rFonts w:asciiTheme="majorHAnsi" w:eastAsia="Times New Roman" w:hAnsiTheme="majorHAnsi" w:cs="Times New Roman"/>
            <w:b/>
            <w:sz w:val="22"/>
            <w:szCs w:val="22"/>
          </w:rPr>
          <w:t>7</w:t>
        </w:r>
      </w:ins>
      <w:del w:id="523" w:author="Anna Reuter" w:date="2017-08-25T11:56:00Z">
        <w:r w:rsidR="00C01155" w:rsidRPr="00FB6492" w:rsidDel="00644047">
          <w:rPr>
            <w:rFonts w:asciiTheme="majorHAnsi" w:eastAsia="Times New Roman" w:hAnsiTheme="majorHAnsi" w:cs="Times New Roman"/>
            <w:b/>
            <w:sz w:val="22"/>
            <w:szCs w:val="22"/>
            <w:rPrChange w:id="524" w:author="Anna Reuter" w:date="2017-08-25T12:02:00Z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rPrChange>
          </w:rPr>
          <w:delText>8</w:delText>
        </w:r>
      </w:del>
      <w:r w:rsidR="00B33CCF" w:rsidRPr="00FB6492">
        <w:rPr>
          <w:rFonts w:asciiTheme="majorHAnsi" w:eastAsia="Times New Roman" w:hAnsiTheme="majorHAnsi" w:cs="Times New Roman"/>
          <w:b/>
          <w:sz w:val="22"/>
          <w:szCs w:val="22"/>
          <w:rPrChange w:id="525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. </w:t>
      </w:r>
      <w:r w:rsidR="0017380D" w:rsidRPr="00FB6492">
        <w:rPr>
          <w:rFonts w:asciiTheme="majorHAnsi" w:eastAsia="Times New Roman" w:hAnsiTheme="majorHAnsi" w:cs="Times New Roman"/>
          <w:b/>
          <w:sz w:val="22"/>
          <w:szCs w:val="22"/>
          <w:rPrChange w:id="526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 </w:t>
      </w:r>
      <w:r w:rsidR="00861053" w:rsidRPr="00FB6492">
        <w:rPr>
          <w:rFonts w:asciiTheme="majorHAnsi" w:eastAsia="Times New Roman" w:hAnsiTheme="majorHAnsi" w:cs="Times New Roman"/>
          <w:b/>
          <w:sz w:val="22"/>
          <w:szCs w:val="22"/>
          <w:rPrChange w:id="527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ab/>
      </w:r>
      <w:r w:rsidR="0017380D" w:rsidRPr="00FB6492">
        <w:rPr>
          <w:rFonts w:asciiTheme="majorHAnsi" w:eastAsia="Times New Roman" w:hAnsiTheme="majorHAnsi" w:cs="Times New Roman"/>
          <w:b/>
          <w:sz w:val="22"/>
          <w:szCs w:val="22"/>
          <w:rPrChange w:id="528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How do I pay</w:t>
      </w:r>
      <w:ins w:id="529" w:author="Anna Reuter" w:date="2017-08-25T11:19:00Z">
        <w:r w:rsidR="005D40DE" w:rsidRPr="00FB6492">
          <w:rPr>
            <w:rFonts w:asciiTheme="majorHAnsi" w:eastAsia="Times New Roman" w:hAnsiTheme="majorHAnsi" w:cs="Times New Roman"/>
            <w:b/>
            <w:sz w:val="22"/>
            <w:szCs w:val="22"/>
          </w:rPr>
          <w:t xml:space="preserve"> the </w:t>
        </w:r>
        <w:del w:id="530" w:author="Dana Nwoye" w:date="2021-03-01T14:16:00Z">
          <w:r w:rsidR="005D40DE" w:rsidRPr="00FB6492" w:rsidDel="008B1617">
            <w:rPr>
              <w:rFonts w:asciiTheme="majorHAnsi" w:eastAsia="Times New Roman" w:hAnsiTheme="majorHAnsi" w:cs="Times New Roman"/>
              <w:b/>
              <w:sz w:val="22"/>
              <w:szCs w:val="22"/>
            </w:rPr>
            <w:delText xml:space="preserve">Initial Application </w:delText>
          </w:r>
        </w:del>
      </w:ins>
      <w:ins w:id="531" w:author="Dana Nwoye" w:date="2021-03-01T14:17:00Z">
        <w:r w:rsidR="008B1617">
          <w:rPr>
            <w:rFonts w:asciiTheme="majorHAnsi" w:eastAsia="Times New Roman" w:hAnsiTheme="majorHAnsi" w:cs="Times New Roman"/>
            <w:b/>
            <w:sz w:val="22"/>
            <w:szCs w:val="22"/>
          </w:rPr>
          <w:t>fees</w:t>
        </w:r>
      </w:ins>
      <w:ins w:id="532" w:author="Anna Reuter" w:date="2017-08-25T11:19:00Z">
        <w:del w:id="533" w:author="Dana Nwoye" w:date="2021-03-01T14:17:00Z">
          <w:r w:rsidR="005D40DE" w:rsidRPr="00FB6492" w:rsidDel="008B1617">
            <w:rPr>
              <w:rFonts w:asciiTheme="majorHAnsi" w:eastAsia="Times New Roman" w:hAnsiTheme="majorHAnsi" w:cs="Times New Roman"/>
              <w:b/>
              <w:sz w:val="22"/>
              <w:szCs w:val="22"/>
            </w:rPr>
            <w:delText>Fee and Si</w:delText>
          </w:r>
        </w:del>
        <w:del w:id="534" w:author="Dana Nwoye" w:date="2021-03-01T14:16:00Z">
          <w:r w:rsidR="005D40DE" w:rsidRPr="00FB6492" w:rsidDel="008B1617">
            <w:rPr>
              <w:rFonts w:asciiTheme="majorHAnsi" w:eastAsia="Times New Roman" w:hAnsiTheme="majorHAnsi" w:cs="Times New Roman"/>
              <w:b/>
              <w:sz w:val="22"/>
              <w:szCs w:val="22"/>
            </w:rPr>
            <w:delText>te Visit Fee</w:delText>
          </w:r>
        </w:del>
      </w:ins>
      <w:r w:rsidR="00B33CCF" w:rsidRPr="00FB6492">
        <w:rPr>
          <w:rFonts w:asciiTheme="majorHAnsi" w:eastAsia="Times New Roman" w:hAnsiTheme="majorHAnsi" w:cs="Times New Roman"/>
          <w:b/>
          <w:sz w:val="22"/>
          <w:szCs w:val="22"/>
          <w:rPrChange w:id="535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>?</w:t>
      </w:r>
    </w:p>
    <w:p w14:paraId="0E55A326" w14:textId="62FE3246" w:rsidR="00C01155" w:rsidRPr="00FB6492" w:rsidRDefault="00861053">
      <w:pPr>
        <w:rPr>
          <w:rFonts w:asciiTheme="majorHAnsi" w:eastAsia="Times New Roman" w:hAnsiTheme="majorHAnsi" w:cs="Times New Roman"/>
          <w:bCs/>
          <w:sz w:val="22"/>
          <w:szCs w:val="22"/>
          <w:rPrChange w:id="536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537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bCs/>
          <w:sz w:val="22"/>
          <w:szCs w:val="22"/>
          <w:rPrChange w:id="538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ab/>
      </w:r>
      <w:r w:rsidR="00866C75" w:rsidRPr="00FB6492">
        <w:rPr>
          <w:rFonts w:asciiTheme="majorHAnsi" w:eastAsia="Times New Roman" w:hAnsiTheme="majorHAnsi" w:cs="Times New Roman"/>
          <w:bCs/>
          <w:sz w:val="22"/>
          <w:szCs w:val="22"/>
          <w:rPrChange w:id="539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Payment </w:t>
      </w:r>
      <w:r w:rsidR="00D31628" w:rsidRPr="00FB6492">
        <w:rPr>
          <w:rFonts w:asciiTheme="majorHAnsi" w:eastAsia="Times New Roman" w:hAnsiTheme="majorHAnsi" w:cs="Times New Roman"/>
          <w:bCs/>
          <w:sz w:val="22"/>
          <w:szCs w:val="22"/>
          <w:rPrChange w:id="540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>is</w:t>
      </w:r>
      <w:r w:rsidR="00866C75" w:rsidRPr="00FB6492">
        <w:rPr>
          <w:rFonts w:asciiTheme="majorHAnsi" w:eastAsia="Times New Roman" w:hAnsiTheme="majorHAnsi" w:cs="Times New Roman"/>
          <w:bCs/>
          <w:sz w:val="22"/>
          <w:szCs w:val="22"/>
          <w:rPrChange w:id="541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 made to the International Dyslexia Association (IDA)</w:t>
      </w:r>
      <w:r w:rsidR="0017380D" w:rsidRPr="00FB6492">
        <w:rPr>
          <w:rFonts w:asciiTheme="majorHAnsi" w:eastAsia="Times New Roman" w:hAnsiTheme="majorHAnsi" w:cs="Times New Roman"/>
          <w:bCs/>
          <w:sz w:val="22"/>
          <w:szCs w:val="22"/>
          <w:rPrChange w:id="542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 </w:t>
      </w:r>
      <w:r w:rsidR="0044344E" w:rsidRPr="00FB6492">
        <w:rPr>
          <w:rFonts w:asciiTheme="majorHAnsi" w:eastAsia="Times New Roman" w:hAnsiTheme="majorHAnsi" w:cs="Times New Roman"/>
          <w:bCs/>
          <w:sz w:val="22"/>
          <w:szCs w:val="22"/>
          <w:rPrChange w:id="543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in US Dollars by </w:t>
      </w:r>
      <w:r w:rsidR="0017380D" w:rsidRPr="00FB6492">
        <w:rPr>
          <w:rFonts w:asciiTheme="majorHAnsi" w:eastAsia="Times New Roman" w:hAnsiTheme="majorHAnsi" w:cs="Times New Roman"/>
          <w:bCs/>
          <w:sz w:val="22"/>
          <w:szCs w:val="22"/>
          <w:rPrChange w:id="544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the following </w:t>
      </w:r>
    </w:p>
    <w:p w14:paraId="725317E9" w14:textId="6869AE05" w:rsidR="0017380D" w:rsidRPr="00FB6492" w:rsidRDefault="00C01155">
      <w:pPr>
        <w:rPr>
          <w:rFonts w:asciiTheme="majorHAnsi" w:eastAsia="Times New Roman" w:hAnsiTheme="majorHAnsi" w:cs="Times New Roman"/>
          <w:bCs/>
          <w:sz w:val="22"/>
          <w:szCs w:val="22"/>
          <w:rPrChange w:id="545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546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bCs/>
          <w:sz w:val="22"/>
          <w:szCs w:val="22"/>
          <w:rPrChange w:id="547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             </w:t>
      </w:r>
      <w:ins w:id="548" w:author="Anna Reuter" w:date="2017-08-25T11:52:00Z">
        <w:r w:rsidR="00644047" w:rsidRPr="00FB6492">
          <w:rPr>
            <w:rFonts w:asciiTheme="majorHAnsi" w:eastAsia="Times New Roman" w:hAnsiTheme="majorHAnsi" w:cs="Times New Roman"/>
            <w:bCs/>
            <w:sz w:val="22"/>
            <w:szCs w:val="22"/>
          </w:rPr>
          <w:t xml:space="preserve"> </w:t>
        </w:r>
      </w:ins>
      <w:r w:rsidR="00E65561" w:rsidRPr="00FB6492">
        <w:rPr>
          <w:rFonts w:asciiTheme="majorHAnsi" w:eastAsia="Times New Roman" w:hAnsiTheme="majorHAnsi" w:cs="Times New Roman"/>
          <w:bCs/>
          <w:sz w:val="22"/>
          <w:szCs w:val="22"/>
          <w:rPrChange w:id="549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>method</w:t>
      </w:r>
      <w:r w:rsidR="00CA730F" w:rsidRPr="00FB6492">
        <w:rPr>
          <w:rFonts w:asciiTheme="majorHAnsi" w:eastAsia="Times New Roman" w:hAnsiTheme="majorHAnsi" w:cs="Times New Roman"/>
          <w:bCs/>
          <w:sz w:val="22"/>
          <w:szCs w:val="22"/>
          <w:rPrChange w:id="550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 xml:space="preserve">: </w:t>
      </w:r>
    </w:p>
    <w:p w14:paraId="41860921" w14:textId="73688D97" w:rsidR="00303E2F" w:rsidRPr="00FB6492" w:rsidRDefault="00303E2F">
      <w:pPr>
        <w:pStyle w:val="ListParagraph"/>
        <w:rPr>
          <w:rFonts w:asciiTheme="majorHAnsi" w:hAnsiTheme="majorHAnsi"/>
          <w:rPrChange w:id="551" w:author="Anna Reuter" w:date="2017-08-25T12:02:00Z">
            <w:rPr/>
          </w:rPrChange>
        </w:rPr>
      </w:pPr>
      <w:r w:rsidRPr="00FB6492">
        <w:rPr>
          <w:rFonts w:asciiTheme="majorHAnsi" w:hAnsiTheme="majorHAnsi"/>
          <w:rPrChange w:id="552" w:author="Anna Reuter" w:date="2017-08-25T12:02:00Z">
            <w:rPr/>
          </w:rPrChange>
        </w:rPr>
        <w:t>Credit Card (Visa, Master Card, Discover, American Express)</w:t>
      </w:r>
    </w:p>
    <w:p w14:paraId="739BDAC7" w14:textId="77777777" w:rsidR="00C01155" w:rsidRPr="00FB6492" w:rsidRDefault="00C01155">
      <w:pPr>
        <w:tabs>
          <w:tab w:val="left" w:pos="709"/>
          <w:tab w:val="left" w:pos="993"/>
          <w:tab w:val="left" w:pos="1134"/>
        </w:tabs>
        <w:rPr>
          <w:rFonts w:asciiTheme="majorHAnsi" w:eastAsia="Times New Roman" w:hAnsiTheme="majorHAnsi" w:cs="Times New Roman"/>
          <w:bCs/>
          <w:sz w:val="22"/>
          <w:szCs w:val="22"/>
          <w:rPrChange w:id="553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554" w:author="Anna Reuter" w:date="2017-08-25T10:57:00Z">
          <w:pPr>
            <w:tabs>
              <w:tab w:val="left" w:pos="709"/>
              <w:tab w:val="left" w:pos="993"/>
              <w:tab w:val="left" w:pos="1134"/>
            </w:tabs>
            <w:spacing w:line="276" w:lineRule="auto"/>
          </w:pPr>
        </w:pPrChange>
      </w:pPr>
    </w:p>
    <w:p w14:paraId="1726187E" w14:textId="5A15FC92" w:rsidR="0017380D" w:rsidRPr="00FB6492" w:rsidRDefault="00644047">
      <w:pPr>
        <w:tabs>
          <w:tab w:val="left" w:pos="709"/>
          <w:tab w:val="left" w:pos="993"/>
          <w:tab w:val="left" w:pos="1134"/>
        </w:tabs>
        <w:rPr>
          <w:rFonts w:asciiTheme="majorHAnsi" w:eastAsia="Times New Roman" w:hAnsiTheme="majorHAnsi" w:cs="Times New Roman"/>
          <w:b/>
          <w:sz w:val="22"/>
          <w:szCs w:val="22"/>
          <w:rPrChange w:id="555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pPrChange w:id="556" w:author="Anna Reuter" w:date="2017-08-25T10:57:00Z">
          <w:pPr>
            <w:tabs>
              <w:tab w:val="left" w:pos="709"/>
              <w:tab w:val="left" w:pos="993"/>
              <w:tab w:val="left" w:pos="1134"/>
            </w:tabs>
            <w:spacing w:line="276" w:lineRule="auto"/>
          </w:pPr>
        </w:pPrChange>
      </w:pPr>
      <w:ins w:id="557" w:author="Anna Reuter" w:date="2017-08-25T11:56:00Z">
        <w:r w:rsidRPr="00FB6492">
          <w:rPr>
            <w:rFonts w:asciiTheme="majorHAnsi" w:eastAsia="Times New Roman" w:hAnsiTheme="majorHAnsi" w:cs="Times New Roman"/>
            <w:b/>
            <w:sz w:val="22"/>
            <w:szCs w:val="22"/>
          </w:rPr>
          <w:t>8</w:t>
        </w:r>
      </w:ins>
      <w:del w:id="558" w:author="Anna Reuter" w:date="2017-08-25T11:49:00Z">
        <w:r w:rsidR="00BE3352" w:rsidRPr="00FB6492" w:rsidDel="00644047">
          <w:rPr>
            <w:rFonts w:asciiTheme="majorHAnsi" w:eastAsia="Times New Roman" w:hAnsiTheme="majorHAnsi" w:cs="Times New Roman"/>
            <w:b/>
            <w:sz w:val="22"/>
            <w:szCs w:val="22"/>
            <w:rPrChange w:id="559" w:author="Anna Reuter" w:date="2017-08-25T12:02:00Z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rPrChange>
          </w:rPr>
          <w:delText>10</w:delText>
        </w:r>
      </w:del>
      <w:r w:rsidR="00B33CCF" w:rsidRPr="00FB6492">
        <w:rPr>
          <w:rFonts w:asciiTheme="majorHAnsi" w:eastAsia="Times New Roman" w:hAnsiTheme="majorHAnsi" w:cs="Times New Roman"/>
          <w:b/>
          <w:sz w:val="22"/>
          <w:szCs w:val="22"/>
          <w:rPrChange w:id="560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. </w:t>
      </w:r>
      <w:r w:rsidR="00C01155" w:rsidRPr="00FB6492">
        <w:rPr>
          <w:rFonts w:asciiTheme="majorHAnsi" w:eastAsia="Times New Roman" w:hAnsiTheme="majorHAnsi" w:cs="Times New Roman"/>
          <w:b/>
          <w:sz w:val="22"/>
          <w:szCs w:val="22"/>
          <w:rPrChange w:id="561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ab/>
      </w:r>
      <w:r w:rsidR="004E6CF4" w:rsidRPr="00FB6492">
        <w:rPr>
          <w:rFonts w:asciiTheme="majorHAnsi" w:eastAsia="Times New Roman" w:hAnsiTheme="majorHAnsi" w:cs="Times New Roman"/>
          <w:b/>
          <w:sz w:val="22"/>
          <w:szCs w:val="22"/>
          <w:rPrChange w:id="562" w:author="Anna Reuter" w:date="2017-08-25T12:02:00Z">
            <w:rPr>
              <w:rFonts w:ascii="Times New Roman" w:eastAsia="Times New Roman" w:hAnsi="Times New Roman" w:cs="Times New Roman"/>
              <w:b/>
              <w:sz w:val="22"/>
              <w:szCs w:val="22"/>
            </w:rPr>
          </w:rPrChange>
        </w:rPr>
        <w:t xml:space="preserve">Is there a payment schedule? </w:t>
      </w:r>
    </w:p>
    <w:p w14:paraId="4CDBA010" w14:textId="77777777" w:rsidR="00D31628" w:rsidRPr="00FB6492" w:rsidRDefault="00D31628">
      <w:pPr>
        <w:ind w:left="720"/>
        <w:rPr>
          <w:rFonts w:asciiTheme="majorHAnsi" w:eastAsia="Times New Roman" w:hAnsiTheme="majorHAnsi" w:cs="Times New Roman"/>
          <w:bCs/>
          <w:sz w:val="22"/>
          <w:szCs w:val="22"/>
          <w:rPrChange w:id="563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564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eastAsia="Times New Roman" w:hAnsiTheme="majorHAnsi" w:cs="Times New Roman"/>
          <w:bCs/>
          <w:sz w:val="22"/>
          <w:szCs w:val="22"/>
          <w:rPrChange w:id="565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t>Yes.</w:t>
      </w:r>
    </w:p>
    <w:p w14:paraId="34AA16F8" w14:textId="36C70B0C" w:rsidR="00D31628" w:rsidRPr="00FB6492" w:rsidRDefault="00303E2F">
      <w:pPr>
        <w:pStyle w:val="ListParagraph"/>
        <w:rPr>
          <w:rFonts w:asciiTheme="majorHAnsi" w:hAnsiTheme="majorHAnsi"/>
          <w:rPrChange w:id="566" w:author="Anna Reuter" w:date="2017-08-25T12:02:00Z">
            <w:rPr/>
          </w:rPrChange>
        </w:rPr>
      </w:pPr>
      <w:r w:rsidRPr="00FB6492">
        <w:rPr>
          <w:rFonts w:asciiTheme="majorHAnsi" w:hAnsiTheme="majorHAnsi"/>
          <w:rPrChange w:id="567" w:author="Anna Reuter" w:date="2017-08-25T12:02:00Z">
            <w:rPr/>
          </w:rPrChange>
        </w:rPr>
        <w:t xml:space="preserve">$1,500 is due upon </w:t>
      </w:r>
      <w:ins w:id="568" w:author="Anna Reuter" w:date="2017-08-25T11:49:00Z">
        <w:r w:rsidR="00644047" w:rsidRPr="00FB6492">
          <w:rPr>
            <w:rFonts w:asciiTheme="majorHAnsi" w:hAnsiTheme="majorHAnsi"/>
            <w:rPrChange w:id="569" w:author="Anna Reuter" w:date="2017-08-25T12:02:00Z">
              <w:rPr/>
            </w:rPrChange>
          </w:rPr>
          <w:t xml:space="preserve">submission of </w:t>
        </w:r>
      </w:ins>
      <w:r w:rsidR="00D31628" w:rsidRPr="00FB6492">
        <w:rPr>
          <w:rFonts w:asciiTheme="majorHAnsi" w:hAnsiTheme="majorHAnsi"/>
          <w:rPrChange w:id="570" w:author="Anna Reuter" w:date="2017-08-25T12:02:00Z">
            <w:rPr/>
          </w:rPrChange>
        </w:rPr>
        <w:t xml:space="preserve">the </w:t>
      </w:r>
      <w:del w:id="571" w:author="Anna Reuter" w:date="2017-08-25T11:49:00Z">
        <w:r w:rsidRPr="00FB6492" w:rsidDel="00644047">
          <w:rPr>
            <w:rFonts w:asciiTheme="majorHAnsi" w:hAnsiTheme="majorHAnsi"/>
            <w:rPrChange w:id="572" w:author="Anna Reuter" w:date="2017-08-25T12:02:00Z">
              <w:rPr/>
            </w:rPrChange>
          </w:rPr>
          <w:delText>engagement of an IDA Mentor</w:delText>
        </w:r>
      </w:del>
      <w:ins w:id="573" w:author="Anna Reuter" w:date="2017-08-25T11:49:00Z">
        <w:r w:rsidR="00644047" w:rsidRPr="00FB6492">
          <w:rPr>
            <w:rFonts w:asciiTheme="majorHAnsi" w:hAnsiTheme="majorHAnsi"/>
          </w:rPr>
          <w:t>Initial Application</w:t>
        </w:r>
      </w:ins>
      <w:r w:rsidRPr="00FB6492">
        <w:rPr>
          <w:rFonts w:asciiTheme="majorHAnsi" w:hAnsiTheme="majorHAnsi"/>
          <w:rPrChange w:id="574" w:author="Anna Reuter" w:date="2017-08-25T12:02:00Z">
            <w:rPr/>
          </w:rPrChange>
        </w:rPr>
        <w:t xml:space="preserve">. </w:t>
      </w:r>
    </w:p>
    <w:p w14:paraId="4C6AEE44" w14:textId="77777777" w:rsidR="0075058E" w:rsidRDefault="0075058E">
      <w:pPr>
        <w:pStyle w:val="ListParagraph"/>
        <w:rPr>
          <w:ins w:id="575" w:author="Dana Nwoye" w:date="2021-01-25T13:05:00Z"/>
          <w:rFonts w:asciiTheme="majorHAnsi" w:hAnsiTheme="majorHAnsi"/>
        </w:rPr>
      </w:pPr>
      <w:ins w:id="576" w:author="Dana Nwoye" w:date="2021-01-25T13:05:00Z">
        <w:r>
          <w:rPr>
            <w:rFonts w:asciiTheme="majorHAnsi" w:hAnsiTheme="majorHAnsi"/>
          </w:rPr>
          <w:t xml:space="preserve">$2,000 </w:t>
        </w:r>
      </w:ins>
      <w:del w:id="577" w:author="Dana Nwoye" w:date="2021-01-25T13:05:00Z">
        <w:r w:rsidR="00303E2F" w:rsidRPr="00FB6492" w:rsidDel="0075058E">
          <w:rPr>
            <w:rFonts w:asciiTheme="majorHAnsi" w:hAnsiTheme="majorHAnsi"/>
            <w:rPrChange w:id="578" w:author="Anna Reuter" w:date="2017-08-25T12:02:00Z">
              <w:rPr/>
            </w:rPrChange>
          </w:rPr>
          <w:delText xml:space="preserve">The balance of the fee </w:delText>
        </w:r>
      </w:del>
      <w:r w:rsidR="00303E2F" w:rsidRPr="00FB6492">
        <w:rPr>
          <w:rFonts w:asciiTheme="majorHAnsi" w:hAnsiTheme="majorHAnsi"/>
          <w:rPrChange w:id="579" w:author="Anna Reuter" w:date="2017-08-25T12:02:00Z">
            <w:rPr/>
          </w:rPrChange>
        </w:rPr>
        <w:t xml:space="preserve">will be due upon the signing of the </w:t>
      </w:r>
      <w:r w:rsidR="00B26507" w:rsidRPr="00FB6492">
        <w:rPr>
          <w:rFonts w:asciiTheme="majorHAnsi" w:hAnsiTheme="majorHAnsi"/>
          <w:rPrChange w:id="580" w:author="Anna Reuter" w:date="2017-08-25T12:02:00Z">
            <w:rPr/>
          </w:rPrChange>
        </w:rPr>
        <w:t>Institutional Accreditation Project Agreement.</w:t>
      </w:r>
    </w:p>
    <w:p w14:paraId="1C9C5DDD" w14:textId="11EC3BFF" w:rsidR="00866C75" w:rsidRPr="00FB6492" w:rsidRDefault="0075058E">
      <w:pPr>
        <w:pStyle w:val="ListParagraph"/>
        <w:rPr>
          <w:rFonts w:asciiTheme="majorHAnsi" w:hAnsiTheme="majorHAnsi"/>
          <w:rPrChange w:id="581" w:author="Anna Reuter" w:date="2017-08-25T12:02:00Z">
            <w:rPr/>
          </w:rPrChange>
        </w:rPr>
      </w:pPr>
      <w:ins w:id="582" w:author="Dana Nwoye" w:date="2021-01-25T13:05:00Z">
        <w:r>
          <w:rPr>
            <w:rFonts w:asciiTheme="majorHAnsi" w:hAnsiTheme="majorHAnsi"/>
          </w:rPr>
          <w:t>$</w:t>
        </w:r>
      </w:ins>
      <w:ins w:id="583" w:author="Dana Nwoye" w:date="2021-01-25T13:08:00Z">
        <w:r>
          <w:rPr>
            <w:rFonts w:asciiTheme="majorHAnsi" w:hAnsiTheme="majorHAnsi"/>
          </w:rPr>
          <w:t xml:space="preserve">2,500 will be due within </w:t>
        </w:r>
      </w:ins>
      <w:ins w:id="584" w:author="Dana Nwoye" w:date="2021-03-01T14:02:00Z">
        <w:r w:rsidR="0069368D">
          <w:rPr>
            <w:rFonts w:asciiTheme="majorHAnsi" w:hAnsiTheme="majorHAnsi"/>
          </w:rPr>
          <w:t xml:space="preserve">60 – 90 days prior to scheduled site visit. </w:t>
        </w:r>
      </w:ins>
      <w:r w:rsidR="00B26507" w:rsidRPr="00FB6492">
        <w:rPr>
          <w:rFonts w:asciiTheme="majorHAnsi" w:hAnsiTheme="majorHAnsi"/>
          <w:rPrChange w:id="585" w:author="Anna Reuter" w:date="2017-08-25T12:02:00Z">
            <w:rPr/>
          </w:rPrChange>
        </w:rPr>
        <w:t xml:space="preserve"> </w:t>
      </w:r>
    </w:p>
    <w:p w14:paraId="2CBAAFE9" w14:textId="77777777" w:rsidR="00423A1C" w:rsidRPr="00FB6492" w:rsidRDefault="00423A1C">
      <w:pPr>
        <w:rPr>
          <w:ins w:id="586" w:author="Anna Reuter" w:date="2017-08-25T11:54:00Z"/>
          <w:rFonts w:asciiTheme="majorHAnsi" w:eastAsia="Times New Roman" w:hAnsiTheme="majorHAnsi" w:cs="Times New Roman"/>
          <w:bCs/>
          <w:sz w:val="22"/>
          <w:szCs w:val="22"/>
        </w:rPr>
        <w:pPrChange w:id="587" w:author="Anna Reuter" w:date="2017-08-25T10:57:00Z">
          <w:pPr>
            <w:spacing w:line="276" w:lineRule="auto"/>
          </w:pPr>
        </w:pPrChange>
      </w:pPr>
    </w:p>
    <w:p w14:paraId="53ED2D8E" w14:textId="1887471B" w:rsidR="00644047" w:rsidRPr="00FB6492" w:rsidRDefault="00644047">
      <w:pPr>
        <w:textAlignment w:val="baseline"/>
        <w:rPr>
          <w:ins w:id="588" w:author="Anna Reuter" w:date="2017-08-25T11:54:00Z"/>
          <w:rFonts w:asciiTheme="majorHAnsi" w:hAnsiTheme="majorHAnsi" w:cs="Times New Roman"/>
          <w:b/>
          <w:bCs/>
          <w:color w:val="000000"/>
          <w:sz w:val="22"/>
          <w:szCs w:val="22"/>
        </w:rPr>
      </w:pPr>
      <w:ins w:id="589" w:author="Anna Reuter" w:date="2017-08-25T11:56:00Z">
        <w:r w:rsidRPr="00FB6492">
          <w:rPr>
            <w:rFonts w:asciiTheme="majorHAnsi" w:hAnsiTheme="majorHAnsi" w:cs="Times New Roman"/>
            <w:b/>
            <w:bCs/>
            <w:color w:val="000000"/>
            <w:sz w:val="22"/>
            <w:szCs w:val="22"/>
          </w:rPr>
          <w:t>9.</w:t>
        </w:r>
        <w:r w:rsidRPr="00FB6492">
          <w:rPr>
            <w:rFonts w:asciiTheme="majorHAnsi" w:hAnsiTheme="majorHAnsi" w:cs="Times New Roman"/>
            <w:b/>
            <w:bCs/>
            <w:color w:val="000000"/>
            <w:sz w:val="22"/>
            <w:szCs w:val="22"/>
          </w:rPr>
          <w:tab/>
        </w:r>
      </w:ins>
      <w:ins w:id="590" w:author="Anna Reuter" w:date="2017-08-25T11:54:00Z">
        <w:r w:rsidRPr="00FB6492">
          <w:rPr>
            <w:rFonts w:asciiTheme="majorHAnsi" w:hAnsiTheme="majorHAnsi" w:cs="Times New Roman"/>
            <w:b/>
            <w:bCs/>
            <w:color w:val="000000"/>
            <w:sz w:val="22"/>
            <w:szCs w:val="22"/>
          </w:rPr>
          <w:t>What happens after I complete the Self-Study Report with the support of my IDA Mentor?</w:t>
        </w:r>
      </w:ins>
    </w:p>
    <w:p w14:paraId="1B084BB1" w14:textId="7B3459F7" w:rsidR="00644047" w:rsidRPr="00FB6492" w:rsidRDefault="00644047" w:rsidP="00F81E71">
      <w:pPr>
        <w:pStyle w:val="ListParagraph"/>
        <w:rPr>
          <w:ins w:id="591" w:author="Anna Reuter" w:date="2017-08-25T11:54:00Z"/>
          <w:rFonts w:asciiTheme="majorHAnsi" w:hAnsiTheme="majorHAnsi"/>
          <w:rPrChange w:id="592" w:author="Anna Reuter" w:date="2017-08-25T12:02:00Z">
            <w:rPr>
              <w:ins w:id="593" w:author="Anna Reuter" w:date="2017-08-25T11:54:00Z"/>
            </w:rPr>
          </w:rPrChange>
        </w:rPr>
      </w:pPr>
      <w:ins w:id="594" w:author="Anna Reuter" w:date="2017-08-25T11:54:00Z">
        <w:r w:rsidRPr="00FB6492">
          <w:rPr>
            <w:rFonts w:asciiTheme="majorHAnsi" w:hAnsiTheme="majorHAnsi"/>
            <w:rPrChange w:id="595" w:author="Anna Reuter" w:date="2017-08-25T12:02:00Z">
              <w:rPr/>
            </w:rPrChange>
          </w:rPr>
          <w:t xml:space="preserve">Review the Institutional Accreditation Plan and Self-Study Report and convey any questions to your IDA mentor. </w:t>
        </w:r>
      </w:ins>
    </w:p>
    <w:p w14:paraId="284C93FA" w14:textId="77777777" w:rsidR="00644047" w:rsidRPr="00FB6492" w:rsidRDefault="00644047" w:rsidP="00C6566F">
      <w:pPr>
        <w:pStyle w:val="ListParagraph"/>
        <w:rPr>
          <w:ins w:id="596" w:author="Anna Reuter" w:date="2017-08-25T11:54:00Z"/>
          <w:rFonts w:asciiTheme="majorHAnsi" w:hAnsiTheme="majorHAnsi"/>
          <w:rPrChange w:id="597" w:author="Anna Reuter" w:date="2017-08-25T12:02:00Z">
            <w:rPr>
              <w:ins w:id="598" w:author="Anna Reuter" w:date="2017-08-25T11:54:00Z"/>
            </w:rPr>
          </w:rPrChange>
        </w:rPr>
      </w:pPr>
      <w:ins w:id="599" w:author="Anna Reuter" w:date="2017-08-25T11:54:00Z">
        <w:r w:rsidRPr="00FB6492">
          <w:rPr>
            <w:rFonts w:asciiTheme="majorHAnsi" w:hAnsiTheme="majorHAnsi"/>
            <w:rPrChange w:id="600" w:author="Anna Reuter" w:date="2017-08-25T12:02:00Z">
              <w:rPr/>
            </w:rPrChange>
          </w:rPr>
          <w:t>Review your organization’s digital inventory of the evidence/documentation supporting each of the Institutional Accreditation Standards to ensure it is complete; seek help from your IDA Mentor as appropriate</w:t>
        </w:r>
      </w:ins>
    </w:p>
    <w:p w14:paraId="1CD5AD06" w14:textId="77777777" w:rsidR="00644047" w:rsidRPr="00FB6492" w:rsidRDefault="00644047" w:rsidP="00644047">
      <w:pPr>
        <w:ind w:left="720"/>
        <w:rPr>
          <w:ins w:id="601" w:author="Anna Reuter" w:date="2017-08-25T11:54:00Z"/>
          <w:rFonts w:asciiTheme="majorHAnsi" w:hAnsiTheme="majorHAnsi"/>
          <w:sz w:val="22"/>
          <w:szCs w:val="22"/>
          <w:rPrChange w:id="602" w:author="Anna Reuter" w:date="2017-08-25T12:02:00Z">
            <w:rPr>
              <w:ins w:id="603" w:author="Anna Reuter" w:date="2017-08-25T11:54:00Z"/>
            </w:rPr>
          </w:rPrChange>
        </w:rPr>
      </w:pPr>
      <w:ins w:id="604" w:author="Anna Reuter" w:date="2017-08-25T11:54:00Z">
        <w:r w:rsidRPr="00FB6492">
          <w:rPr>
            <w:rFonts w:asciiTheme="majorHAnsi" w:hAnsiTheme="majorHAnsi"/>
            <w:b/>
            <w:i/>
            <w:sz w:val="22"/>
            <w:szCs w:val="22"/>
          </w:rPr>
          <w:t>Please note: All documentation provided will have to be made in English and certificates/licenses issued in local language will have to be translated to English for the benefit of the visiting Accreditation Officer.</w:t>
        </w:r>
      </w:ins>
    </w:p>
    <w:p w14:paraId="64DB80E8" w14:textId="0E8B694E" w:rsidR="00644047" w:rsidRPr="00FB6492" w:rsidRDefault="00FB6492">
      <w:pPr>
        <w:pStyle w:val="ListParagraph"/>
        <w:rPr>
          <w:rFonts w:asciiTheme="majorHAnsi" w:hAnsiTheme="majorHAnsi"/>
          <w:rPrChange w:id="605" w:author="Anna Reuter" w:date="2017-08-25T12:02:00Z">
            <w:rPr>
              <w:rFonts w:ascii="Times New Roman" w:eastAsia="Times New Roman" w:hAnsi="Times New Roman" w:cs="Times New Roman"/>
              <w:bCs/>
              <w:sz w:val="22"/>
              <w:szCs w:val="22"/>
            </w:rPr>
          </w:rPrChange>
        </w:rPr>
        <w:pPrChange w:id="606" w:author="Anna Reuter" w:date="2017-08-25T10:57:00Z">
          <w:pPr>
            <w:spacing w:line="276" w:lineRule="auto"/>
          </w:pPr>
        </w:pPrChange>
      </w:pPr>
      <w:ins w:id="607" w:author="Anna Reuter" w:date="2017-08-25T11:57:00Z">
        <w:r w:rsidRPr="00F81E71">
          <w:rPr>
            <w:rFonts w:asciiTheme="majorHAnsi" w:hAnsiTheme="majorHAnsi"/>
          </w:rPr>
          <w:t xml:space="preserve">Your organization’s primary contact person will </w:t>
        </w:r>
      </w:ins>
      <w:ins w:id="608" w:author="Anna Reuter" w:date="2017-08-25T11:58:00Z">
        <w:r w:rsidRPr="00C6566F">
          <w:rPr>
            <w:rFonts w:asciiTheme="majorHAnsi" w:hAnsiTheme="majorHAnsi"/>
          </w:rPr>
          <w:t>receive</w:t>
        </w:r>
      </w:ins>
      <w:ins w:id="609" w:author="Anna Reuter" w:date="2017-08-25T11:57:00Z">
        <w:r w:rsidRPr="00C6566F">
          <w:rPr>
            <w:rFonts w:asciiTheme="majorHAnsi" w:hAnsiTheme="majorHAnsi"/>
          </w:rPr>
          <w:t xml:space="preserve"> </w:t>
        </w:r>
      </w:ins>
      <w:ins w:id="610" w:author="Anna Reuter" w:date="2017-08-25T11:58:00Z">
        <w:r w:rsidRPr="00FB6492">
          <w:rPr>
            <w:rFonts w:asciiTheme="majorHAnsi" w:hAnsiTheme="majorHAnsi"/>
            <w:rPrChange w:id="611" w:author="Anna Reuter" w:date="2017-08-25T12:02:00Z">
              <w:rPr>
                <w:rFonts w:asciiTheme="majorHAnsi" w:hAnsiTheme="majorHAnsi"/>
              </w:rPr>
            </w:rPrChange>
          </w:rPr>
          <w:t>written confirmation from IDA, based on the</w:t>
        </w:r>
      </w:ins>
      <w:ins w:id="612" w:author="Anna Reuter" w:date="2017-08-25T11:59:00Z">
        <w:r w:rsidRPr="00FB6492">
          <w:rPr>
            <w:rFonts w:asciiTheme="majorHAnsi" w:hAnsiTheme="majorHAnsi"/>
            <w:rPrChange w:id="613" w:author="Anna Reuter" w:date="2017-08-25T12:02:00Z">
              <w:rPr>
                <w:rFonts w:asciiTheme="majorHAnsi" w:hAnsiTheme="majorHAnsi"/>
              </w:rPr>
            </w:rPrChange>
          </w:rPr>
          <w:t xml:space="preserve"> </w:t>
        </w:r>
      </w:ins>
      <w:ins w:id="614" w:author="Anna Reuter" w:date="2017-08-25T11:58:00Z">
        <w:r w:rsidRPr="00FB6492">
          <w:rPr>
            <w:rFonts w:asciiTheme="majorHAnsi" w:hAnsiTheme="majorHAnsi"/>
            <w:rPrChange w:id="615" w:author="Anna Reuter" w:date="2017-08-25T12:02:00Z">
              <w:rPr>
                <w:rFonts w:asciiTheme="majorHAnsi" w:hAnsiTheme="majorHAnsi"/>
              </w:rPr>
            </w:rPrChange>
          </w:rPr>
          <w:t xml:space="preserve">recommendations of your IDA Mentor, as to </w:t>
        </w:r>
        <w:proofErr w:type="gramStart"/>
        <w:r w:rsidRPr="00FB6492">
          <w:rPr>
            <w:rFonts w:asciiTheme="majorHAnsi" w:hAnsiTheme="majorHAnsi"/>
            <w:rPrChange w:id="616" w:author="Anna Reuter" w:date="2017-08-25T12:02:00Z">
              <w:rPr>
                <w:rFonts w:asciiTheme="majorHAnsi" w:hAnsiTheme="majorHAnsi"/>
              </w:rPr>
            </w:rPrChange>
          </w:rPr>
          <w:t>whether or not</w:t>
        </w:r>
        <w:proofErr w:type="gramEnd"/>
        <w:r w:rsidRPr="00FB6492">
          <w:rPr>
            <w:rFonts w:asciiTheme="majorHAnsi" w:hAnsiTheme="majorHAnsi"/>
            <w:rPrChange w:id="617" w:author="Anna Reuter" w:date="2017-08-25T12:02:00Z">
              <w:rPr>
                <w:rFonts w:asciiTheme="majorHAnsi" w:hAnsiTheme="majorHAnsi"/>
              </w:rPr>
            </w:rPrChange>
          </w:rPr>
          <w:t xml:space="preserve"> your organization is ready to move forward with the </w:t>
        </w:r>
      </w:ins>
      <w:ins w:id="618" w:author="Anna Reuter" w:date="2017-08-25T11:59:00Z">
        <w:r w:rsidRPr="00FB6492">
          <w:rPr>
            <w:rFonts w:asciiTheme="majorHAnsi" w:hAnsiTheme="majorHAnsi"/>
            <w:rPrChange w:id="619" w:author="Anna Reuter" w:date="2017-08-25T12:02:00Z">
              <w:rPr>
                <w:rFonts w:asciiTheme="majorHAnsi" w:hAnsiTheme="majorHAnsi"/>
              </w:rPr>
            </w:rPrChange>
          </w:rPr>
          <w:t>site visit.</w:t>
        </w:r>
      </w:ins>
    </w:p>
    <w:p w14:paraId="137AD731" w14:textId="3EB0FE4E" w:rsidR="00903798" w:rsidRPr="00FB6492" w:rsidDel="00FB6492" w:rsidRDefault="00394EB0">
      <w:pPr>
        <w:rPr>
          <w:del w:id="620" w:author="Anna Reuter" w:date="2017-08-25T11:59:00Z"/>
          <w:rFonts w:asciiTheme="majorHAnsi" w:hAnsiTheme="majorHAnsi" w:cs="Times New Roman"/>
          <w:b/>
          <w:color w:val="000000"/>
          <w:sz w:val="22"/>
          <w:szCs w:val="22"/>
          <w:rPrChange w:id="621" w:author="Anna Reuter" w:date="2017-08-25T12:02:00Z">
            <w:rPr>
              <w:del w:id="622" w:author="Anna Reuter" w:date="2017-08-25T11:59:00Z"/>
              <w:rFonts w:ascii="Times New Roman" w:hAnsi="Times New Roman" w:cs="Times New Roman"/>
              <w:b/>
              <w:color w:val="000000"/>
              <w:sz w:val="22"/>
              <w:szCs w:val="22"/>
            </w:rPr>
          </w:rPrChange>
        </w:rPr>
        <w:pPrChange w:id="623" w:author="Anna Reuter" w:date="2017-08-25T10:57:00Z">
          <w:pPr>
            <w:spacing w:line="276" w:lineRule="auto"/>
          </w:pPr>
        </w:pPrChange>
      </w:pPr>
      <w:del w:id="624" w:author="Anna Reuter" w:date="2017-08-25T11:59:00Z">
        <w:r w:rsidRPr="00FB6492" w:rsidDel="00FB6492">
          <w:rPr>
            <w:rFonts w:asciiTheme="majorHAnsi" w:hAnsiTheme="majorHAnsi" w:cs="Times New Roman"/>
            <w:b/>
            <w:color w:val="000000"/>
            <w:sz w:val="22"/>
            <w:szCs w:val="22"/>
            <w:rPrChange w:id="625" w:author="Anna Reuter" w:date="2017-08-25T12:02:00Z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rPrChange>
          </w:rPr>
          <w:delText>11</w:delText>
        </w:r>
        <w:r w:rsidR="00B33CCF" w:rsidRPr="00FB6492" w:rsidDel="00FB6492">
          <w:rPr>
            <w:rFonts w:asciiTheme="majorHAnsi" w:hAnsiTheme="majorHAnsi" w:cs="Times New Roman"/>
            <w:b/>
            <w:color w:val="000000"/>
            <w:sz w:val="22"/>
            <w:szCs w:val="22"/>
            <w:rPrChange w:id="626" w:author="Anna Reuter" w:date="2017-08-25T12:02:00Z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rPrChange>
          </w:rPr>
          <w:delText xml:space="preserve">. </w:delText>
        </w:r>
        <w:r w:rsidR="00EC3EAF" w:rsidRPr="00FB6492" w:rsidDel="00FB6492">
          <w:rPr>
            <w:rFonts w:asciiTheme="majorHAnsi" w:hAnsiTheme="majorHAnsi" w:cs="Times New Roman"/>
            <w:b/>
            <w:color w:val="000000"/>
            <w:sz w:val="22"/>
            <w:szCs w:val="22"/>
            <w:rPrChange w:id="627" w:author="Anna Reuter" w:date="2017-08-25T12:02:00Z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rPrChange>
          </w:rPr>
          <w:tab/>
        </w:r>
        <w:r w:rsidR="004E6CF4" w:rsidRPr="00FB6492" w:rsidDel="00FB6492">
          <w:rPr>
            <w:rFonts w:asciiTheme="majorHAnsi" w:hAnsiTheme="majorHAnsi" w:cs="Times New Roman"/>
            <w:b/>
            <w:color w:val="000000"/>
            <w:sz w:val="22"/>
            <w:szCs w:val="22"/>
            <w:rPrChange w:id="628" w:author="Anna Reuter" w:date="2017-08-25T12:02:00Z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rPrChange>
          </w:rPr>
          <w:delText xml:space="preserve">What are the steps after submitting the application? </w:delText>
        </w:r>
        <w:r w:rsidR="00903798" w:rsidRPr="00FB6492" w:rsidDel="00FB6492">
          <w:rPr>
            <w:rFonts w:asciiTheme="majorHAnsi" w:hAnsiTheme="majorHAnsi" w:cs="Times New Roman"/>
            <w:bCs/>
            <w:color w:val="000000"/>
            <w:sz w:val="22"/>
            <w:szCs w:val="22"/>
            <w:rPrChange w:id="629" w:author="Anna Reuter" w:date="2017-08-25T12:02:00Z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rPrChange>
          </w:rPr>
          <w:delText xml:space="preserve"> </w:delText>
        </w:r>
        <w:r w:rsidR="00EC3EAF" w:rsidRPr="00FB6492" w:rsidDel="00FB6492">
          <w:rPr>
            <w:rFonts w:asciiTheme="majorHAnsi" w:hAnsiTheme="majorHAnsi" w:cs="Times New Roman"/>
            <w:bCs/>
            <w:color w:val="000000"/>
            <w:sz w:val="22"/>
            <w:szCs w:val="22"/>
            <w:rPrChange w:id="630" w:author="Anna Reuter" w:date="2017-08-25T12:02:00Z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rPrChange>
          </w:rPr>
          <w:tab/>
        </w:r>
      </w:del>
    </w:p>
    <w:p w14:paraId="4F29C1E9" w14:textId="03924D54" w:rsidR="00AF35E7" w:rsidRPr="00FB6492" w:rsidDel="00FB6492" w:rsidRDefault="00903798">
      <w:pPr>
        <w:pStyle w:val="ListParagraph"/>
        <w:rPr>
          <w:del w:id="631" w:author="Anna Reuter" w:date="2017-08-25T11:59:00Z"/>
          <w:rFonts w:asciiTheme="majorHAnsi" w:hAnsiTheme="majorHAnsi"/>
          <w:rPrChange w:id="632" w:author="Anna Reuter" w:date="2017-08-25T12:02:00Z">
            <w:rPr>
              <w:del w:id="633" w:author="Anna Reuter" w:date="2017-08-25T11:59:00Z"/>
            </w:rPr>
          </w:rPrChange>
        </w:rPr>
      </w:pPr>
      <w:del w:id="634" w:author="Anna Reuter" w:date="2017-08-25T11:59:00Z">
        <w:r w:rsidRPr="00FB6492" w:rsidDel="00FB6492">
          <w:rPr>
            <w:rFonts w:asciiTheme="majorHAnsi" w:hAnsiTheme="majorHAnsi"/>
            <w:rPrChange w:id="635" w:author="Anna Reuter" w:date="2017-08-25T12:02:00Z">
              <w:rPr/>
            </w:rPrChange>
          </w:rPr>
          <w:delText xml:space="preserve">Completed applications will be </w:delText>
        </w:r>
        <w:r w:rsidR="004E6CF4" w:rsidRPr="00FB6492" w:rsidDel="00FB6492">
          <w:rPr>
            <w:rFonts w:asciiTheme="majorHAnsi" w:hAnsiTheme="majorHAnsi"/>
            <w:rPrChange w:id="636" w:author="Anna Reuter" w:date="2017-08-25T12:02:00Z">
              <w:rPr/>
            </w:rPrChange>
          </w:rPr>
          <w:delText>accept</w:delText>
        </w:r>
        <w:r w:rsidRPr="00FB6492" w:rsidDel="00FB6492">
          <w:rPr>
            <w:rFonts w:asciiTheme="majorHAnsi" w:hAnsiTheme="majorHAnsi"/>
            <w:rPrChange w:id="637" w:author="Anna Reuter" w:date="2017-08-25T12:02:00Z">
              <w:rPr/>
            </w:rPrChange>
          </w:rPr>
          <w:delText xml:space="preserve">ed </w:delText>
        </w:r>
        <w:r w:rsidR="004E6CF4" w:rsidRPr="00FB6492" w:rsidDel="00FB6492">
          <w:rPr>
            <w:rFonts w:asciiTheme="majorHAnsi" w:hAnsiTheme="majorHAnsi"/>
            <w:rPrChange w:id="638" w:author="Anna Reuter" w:date="2017-08-25T12:02:00Z">
              <w:rPr/>
            </w:rPrChange>
          </w:rPr>
          <w:delText>and</w:delText>
        </w:r>
        <w:r w:rsidRPr="00FB6492" w:rsidDel="00FB6492">
          <w:rPr>
            <w:rFonts w:asciiTheme="majorHAnsi" w:hAnsiTheme="majorHAnsi"/>
            <w:rPrChange w:id="639" w:author="Anna Reuter" w:date="2017-08-25T12:02:00Z">
              <w:rPr/>
            </w:rPrChange>
          </w:rPr>
          <w:delText xml:space="preserve"> an </w:delText>
        </w:r>
        <w:r w:rsidR="004E6CF4" w:rsidRPr="00FB6492" w:rsidDel="00FB6492">
          <w:rPr>
            <w:rFonts w:asciiTheme="majorHAnsi" w:hAnsiTheme="majorHAnsi"/>
            <w:rPrChange w:id="640" w:author="Anna Reuter" w:date="2017-08-25T12:02:00Z">
              <w:rPr/>
            </w:rPrChange>
          </w:rPr>
          <w:delText xml:space="preserve">acknowledgement </w:delText>
        </w:r>
        <w:r w:rsidRPr="00FB6492" w:rsidDel="00FB6492">
          <w:rPr>
            <w:rFonts w:asciiTheme="majorHAnsi" w:hAnsiTheme="majorHAnsi"/>
            <w:rPrChange w:id="641" w:author="Anna Reuter" w:date="2017-08-25T12:02:00Z">
              <w:rPr/>
            </w:rPrChange>
          </w:rPr>
          <w:delText xml:space="preserve">will be sent to the organization to this effect. </w:delText>
        </w:r>
      </w:del>
    </w:p>
    <w:p w14:paraId="4F26CF5D" w14:textId="5EAEF1A8" w:rsidR="004E6CF4" w:rsidRPr="00FB6492" w:rsidDel="00FB6492" w:rsidRDefault="00AF35E7">
      <w:pPr>
        <w:pStyle w:val="ListParagraph"/>
        <w:rPr>
          <w:del w:id="642" w:author="Anna Reuter" w:date="2017-08-25T11:59:00Z"/>
          <w:rFonts w:asciiTheme="majorHAnsi" w:hAnsiTheme="majorHAnsi"/>
          <w:rPrChange w:id="643" w:author="Anna Reuter" w:date="2017-08-25T12:02:00Z">
            <w:rPr>
              <w:del w:id="644" w:author="Anna Reuter" w:date="2017-08-25T11:59:00Z"/>
            </w:rPr>
          </w:rPrChange>
        </w:rPr>
      </w:pPr>
      <w:del w:id="645" w:author="Anna Reuter" w:date="2017-08-25T11:59:00Z">
        <w:r w:rsidRPr="00FB6492" w:rsidDel="00FB6492">
          <w:rPr>
            <w:rFonts w:asciiTheme="majorHAnsi" w:hAnsiTheme="majorHAnsi"/>
            <w:rPrChange w:id="646" w:author="Anna Reuter" w:date="2017-08-25T12:02:00Z">
              <w:rPr/>
            </w:rPrChange>
          </w:rPr>
          <w:delText>Your IDA Mentor will provide next steps.</w:delText>
        </w:r>
        <w:r w:rsidR="004E6CF4" w:rsidRPr="00FB6492" w:rsidDel="00FB6492">
          <w:rPr>
            <w:rFonts w:asciiTheme="majorHAnsi" w:hAnsiTheme="majorHAnsi"/>
            <w:rPrChange w:id="647" w:author="Anna Reuter" w:date="2017-08-25T12:02:00Z">
              <w:rPr/>
            </w:rPrChange>
          </w:rPr>
          <w:delText xml:space="preserve"> </w:delText>
        </w:r>
      </w:del>
    </w:p>
    <w:p w14:paraId="7F6AB9B6" w14:textId="77777777" w:rsidR="00903798" w:rsidRPr="00FB6492" w:rsidRDefault="00903798">
      <w:pPr>
        <w:rPr>
          <w:rFonts w:asciiTheme="majorHAnsi" w:hAnsiTheme="majorHAnsi" w:cs="Times New Roman"/>
          <w:bCs/>
          <w:color w:val="000000"/>
          <w:sz w:val="22"/>
          <w:szCs w:val="22"/>
          <w:rPrChange w:id="648" w:author="Anna Reuter" w:date="2017-08-25T12:02:00Z">
            <w:rPr>
              <w:rFonts w:ascii="Times New Roman" w:hAnsi="Times New Roman" w:cs="Times New Roman"/>
              <w:bCs/>
              <w:color w:val="000000"/>
              <w:sz w:val="22"/>
              <w:szCs w:val="22"/>
            </w:rPr>
          </w:rPrChange>
        </w:rPr>
        <w:pPrChange w:id="649" w:author="Anna Reuter" w:date="2017-08-25T11:59:00Z">
          <w:pPr>
            <w:spacing w:line="276" w:lineRule="auto"/>
            <w:ind w:left="426" w:hanging="426"/>
          </w:pPr>
        </w:pPrChange>
      </w:pPr>
    </w:p>
    <w:p w14:paraId="70F95215" w14:textId="4A70EA1E" w:rsidR="00B91318" w:rsidRPr="00FB6492" w:rsidRDefault="00B91318">
      <w:pPr>
        <w:rPr>
          <w:rFonts w:asciiTheme="majorHAnsi" w:hAnsiTheme="majorHAnsi" w:cs="Times New Roman"/>
          <w:b/>
          <w:sz w:val="22"/>
          <w:szCs w:val="22"/>
          <w:rPrChange w:id="650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pPrChange w:id="651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hAnsiTheme="majorHAnsi" w:cs="Times New Roman"/>
          <w:b/>
          <w:sz w:val="22"/>
          <w:szCs w:val="22"/>
          <w:rPrChange w:id="652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>1</w:t>
      </w:r>
      <w:ins w:id="653" w:author="Anna Reuter" w:date="2017-08-25T11:59:00Z">
        <w:r w:rsidR="00FB6492" w:rsidRPr="00FB6492">
          <w:rPr>
            <w:rFonts w:asciiTheme="majorHAnsi" w:hAnsiTheme="majorHAnsi" w:cs="Times New Roman"/>
            <w:b/>
            <w:sz w:val="22"/>
            <w:szCs w:val="22"/>
          </w:rPr>
          <w:t>0</w:t>
        </w:r>
      </w:ins>
      <w:del w:id="654" w:author="Anna Reuter" w:date="2017-08-25T11:59:00Z">
        <w:r w:rsidR="00394EB0" w:rsidRPr="00FB6492" w:rsidDel="00FB6492">
          <w:rPr>
            <w:rFonts w:asciiTheme="majorHAnsi" w:hAnsiTheme="majorHAnsi" w:cs="Times New Roman"/>
            <w:b/>
            <w:sz w:val="22"/>
            <w:szCs w:val="22"/>
            <w:rPrChange w:id="655" w:author="Anna Reuter" w:date="2017-08-25T12:02:00Z">
              <w:rPr>
                <w:rFonts w:ascii="Times New Roman" w:hAnsi="Times New Roman" w:cs="Times New Roman"/>
                <w:b/>
                <w:sz w:val="22"/>
                <w:szCs w:val="22"/>
              </w:rPr>
            </w:rPrChange>
          </w:rPr>
          <w:delText>3</w:delText>
        </w:r>
      </w:del>
      <w:r w:rsidR="0044344E" w:rsidRPr="00FB6492">
        <w:rPr>
          <w:rFonts w:asciiTheme="majorHAnsi" w:hAnsiTheme="majorHAnsi" w:cs="Times New Roman"/>
          <w:b/>
          <w:sz w:val="22"/>
          <w:szCs w:val="22"/>
          <w:rPrChange w:id="656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 xml:space="preserve">. </w:t>
      </w:r>
      <w:r w:rsidR="00B26507" w:rsidRPr="00FB6492">
        <w:rPr>
          <w:rFonts w:asciiTheme="majorHAnsi" w:hAnsiTheme="majorHAnsi" w:cs="Times New Roman"/>
          <w:b/>
          <w:sz w:val="22"/>
          <w:szCs w:val="22"/>
          <w:rPrChange w:id="657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ab/>
      </w:r>
      <w:r w:rsidR="002553D4" w:rsidRPr="00FB6492">
        <w:rPr>
          <w:rFonts w:asciiTheme="majorHAnsi" w:hAnsiTheme="majorHAnsi" w:cs="Times New Roman"/>
          <w:b/>
          <w:sz w:val="22"/>
          <w:szCs w:val="22"/>
          <w:rPrChange w:id="658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 xml:space="preserve">How does the organization prepare for the IDA Accreditation </w:t>
      </w:r>
      <w:del w:id="659" w:author="Anna Reuter" w:date="2017-08-25T12:00:00Z">
        <w:r w:rsidR="002553D4" w:rsidRPr="00FB6492" w:rsidDel="00FB6492">
          <w:rPr>
            <w:rFonts w:asciiTheme="majorHAnsi" w:hAnsiTheme="majorHAnsi" w:cs="Times New Roman"/>
            <w:b/>
            <w:sz w:val="22"/>
            <w:szCs w:val="22"/>
            <w:rPrChange w:id="660" w:author="Anna Reuter" w:date="2017-08-25T12:02:00Z">
              <w:rPr>
                <w:rFonts w:ascii="Times New Roman" w:hAnsi="Times New Roman" w:cs="Times New Roman"/>
                <w:b/>
                <w:sz w:val="22"/>
                <w:szCs w:val="22"/>
              </w:rPr>
            </w:rPrChange>
          </w:rPr>
          <w:delText>Team</w:delText>
        </w:r>
      </w:del>
      <w:ins w:id="661" w:author="Anna Reuter" w:date="2017-08-25T12:00:00Z">
        <w:r w:rsidR="00FB6492" w:rsidRPr="00FB6492">
          <w:rPr>
            <w:rFonts w:asciiTheme="majorHAnsi" w:hAnsiTheme="majorHAnsi" w:cs="Times New Roman"/>
            <w:b/>
            <w:sz w:val="22"/>
            <w:szCs w:val="22"/>
          </w:rPr>
          <w:t xml:space="preserve">Officer’s site </w:t>
        </w:r>
      </w:ins>
      <w:del w:id="662" w:author="Anna Reuter" w:date="2017-08-25T12:00:00Z">
        <w:r w:rsidR="002553D4" w:rsidRPr="00FB6492" w:rsidDel="00FB6492">
          <w:rPr>
            <w:rFonts w:asciiTheme="majorHAnsi" w:hAnsiTheme="majorHAnsi" w:cs="Times New Roman"/>
            <w:b/>
            <w:sz w:val="22"/>
            <w:szCs w:val="22"/>
            <w:rPrChange w:id="663" w:author="Anna Reuter" w:date="2017-08-25T12:02:00Z">
              <w:rPr>
                <w:rFonts w:ascii="Times New Roman" w:hAnsi="Times New Roman" w:cs="Times New Roman"/>
                <w:b/>
                <w:sz w:val="22"/>
                <w:szCs w:val="22"/>
              </w:rPr>
            </w:rPrChange>
          </w:rPr>
          <w:delText xml:space="preserve"> </w:delText>
        </w:r>
      </w:del>
      <w:r w:rsidR="002553D4" w:rsidRPr="00FB6492">
        <w:rPr>
          <w:rFonts w:asciiTheme="majorHAnsi" w:hAnsiTheme="majorHAnsi" w:cs="Times New Roman"/>
          <w:b/>
          <w:sz w:val="22"/>
          <w:szCs w:val="22"/>
          <w:rPrChange w:id="664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>visit?</w:t>
      </w:r>
    </w:p>
    <w:p w14:paraId="7C8D7B6E" w14:textId="68D25591" w:rsidR="00B26507" w:rsidRPr="00FB6492" w:rsidRDefault="00B26507">
      <w:pPr>
        <w:ind w:left="720"/>
        <w:rPr>
          <w:rFonts w:asciiTheme="majorHAnsi" w:hAnsiTheme="majorHAnsi" w:cs="Times New Roman"/>
          <w:sz w:val="22"/>
          <w:szCs w:val="22"/>
          <w:rPrChange w:id="665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666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667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Steps</w:t>
      </w:r>
      <w:r w:rsidRPr="00FB6492">
        <w:rPr>
          <w:rFonts w:asciiTheme="majorHAnsi" w:hAnsiTheme="majorHAnsi" w:cs="Times New Roman"/>
          <w:b/>
          <w:sz w:val="22"/>
          <w:szCs w:val="22"/>
          <w:rPrChange w:id="668" w:author="Anna Reuter" w:date="2017-08-25T12:02:00Z">
            <w:rPr>
              <w:rFonts w:ascii="Times New Roman" w:hAnsi="Times New Roman" w:cs="Times New Roman"/>
              <w:b/>
              <w:sz w:val="22"/>
              <w:szCs w:val="22"/>
            </w:rPr>
          </w:rPrChange>
        </w:rPr>
        <w:t xml:space="preserve"> </w:t>
      </w:r>
      <w:r w:rsidRPr="00FB6492">
        <w:rPr>
          <w:rFonts w:asciiTheme="majorHAnsi" w:hAnsiTheme="majorHAnsi" w:cs="Times New Roman"/>
          <w:sz w:val="22"/>
          <w:szCs w:val="22"/>
          <w:rPrChange w:id="669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to </w:t>
      </w:r>
      <w:r w:rsidR="00D31628" w:rsidRPr="00FB6492">
        <w:rPr>
          <w:rFonts w:asciiTheme="majorHAnsi" w:hAnsiTheme="majorHAnsi" w:cs="Times New Roman"/>
          <w:sz w:val="22"/>
          <w:szCs w:val="22"/>
          <w:rPrChange w:id="670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prepare</w:t>
      </w:r>
      <w:r w:rsidRPr="00FB6492">
        <w:rPr>
          <w:rFonts w:asciiTheme="majorHAnsi" w:hAnsiTheme="majorHAnsi" w:cs="Times New Roman"/>
          <w:sz w:val="22"/>
          <w:szCs w:val="22"/>
          <w:rPrChange w:id="671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for the IDA Institutional Accreditation </w:t>
      </w:r>
      <w:ins w:id="672" w:author="Anna Reuter" w:date="2017-08-25T12:00:00Z">
        <w:r w:rsidR="00FB6492" w:rsidRPr="00FB6492">
          <w:rPr>
            <w:rFonts w:asciiTheme="majorHAnsi" w:hAnsiTheme="majorHAnsi" w:cs="Times New Roman"/>
            <w:sz w:val="22"/>
            <w:szCs w:val="22"/>
          </w:rPr>
          <w:t>site</w:t>
        </w:r>
      </w:ins>
      <w:del w:id="673" w:author="Anna Reuter" w:date="2017-08-25T12:00:00Z">
        <w:r w:rsidRPr="00FB6492" w:rsidDel="00FB6492">
          <w:rPr>
            <w:rFonts w:asciiTheme="majorHAnsi" w:hAnsiTheme="majorHAnsi" w:cs="Times New Roman"/>
            <w:sz w:val="22"/>
            <w:szCs w:val="22"/>
            <w:rPrChange w:id="674" w:author="Anna Reuter" w:date="2017-08-25T12:0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Team</w:delText>
        </w:r>
      </w:del>
      <w:r w:rsidRPr="00FB6492">
        <w:rPr>
          <w:rFonts w:asciiTheme="majorHAnsi" w:hAnsiTheme="majorHAnsi" w:cs="Times New Roman"/>
          <w:sz w:val="22"/>
          <w:szCs w:val="22"/>
          <w:rPrChange w:id="675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visit will be outlined in the Institutional Accreditation Project Agreement.</w:t>
      </w:r>
    </w:p>
    <w:p w14:paraId="4AA9F87D" w14:textId="77777777" w:rsidR="00D31628" w:rsidRPr="00FB6492" w:rsidRDefault="00D31628">
      <w:pPr>
        <w:ind w:left="720"/>
        <w:rPr>
          <w:rFonts w:asciiTheme="majorHAnsi" w:hAnsiTheme="majorHAnsi" w:cs="Times New Roman"/>
          <w:sz w:val="22"/>
          <w:szCs w:val="22"/>
          <w:rPrChange w:id="676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677" w:author="Anna Reuter" w:date="2017-08-25T10:57:00Z">
          <w:pPr>
            <w:spacing w:line="276" w:lineRule="auto"/>
            <w:ind w:left="720"/>
          </w:pPr>
        </w:pPrChange>
      </w:pPr>
    </w:p>
    <w:p w14:paraId="0EDE28EF" w14:textId="68297F41" w:rsidR="00D63007" w:rsidRPr="00FB6492" w:rsidRDefault="00394EB0">
      <w:pPr>
        <w:ind w:left="720" w:hanging="720"/>
        <w:rPr>
          <w:rFonts w:asciiTheme="majorHAnsi" w:eastAsia="Times New Roman" w:hAnsiTheme="majorHAnsi" w:cs="Times New Roman"/>
          <w:b/>
          <w:bCs/>
          <w:sz w:val="22"/>
          <w:szCs w:val="22"/>
          <w:rPrChange w:id="678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pPrChange w:id="679" w:author="Anna Reuter" w:date="2017-08-25T10:57:00Z">
          <w:pPr>
            <w:spacing w:line="276" w:lineRule="auto"/>
            <w:ind w:left="720" w:hanging="720"/>
          </w:pPr>
        </w:pPrChange>
      </w:pPr>
      <w:r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0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1</w:t>
      </w:r>
      <w:ins w:id="681" w:author="Anna Reuter" w:date="2017-08-25T12:01:00Z">
        <w:r w:rsidR="00FB6492" w:rsidRPr="00FB6492">
          <w:rPr>
            <w:rFonts w:asciiTheme="majorHAnsi" w:eastAsia="Times New Roman" w:hAnsiTheme="majorHAnsi" w:cs="Times New Roman"/>
            <w:b/>
            <w:bCs/>
            <w:sz w:val="22"/>
            <w:szCs w:val="22"/>
          </w:rPr>
          <w:t>1</w:t>
        </w:r>
      </w:ins>
      <w:del w:id="682" w:author="Anna Reuter" w:date="2017-08-25T12:01:00Z">
        <w:r w:rsidRPr="00FB6492" w:rsidDel="00FB6492">
          <w:rPr>
            <w:rFonts w:asciiTheme="majorHAnsi" w:eastAsia="Times New Roman" w:hAnsiTheme="majorHAnsi" w:cs="Times New Roman"/>
            <w:b/>
            <w:bCs/>
            <w:sz w:val="22"/>
            <w:szCs w:val="22"/>
            <w:rPrChange w:id="683" w:author="Anna Reuter" w:date="2017-08-25T12:02:00Z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5</w:delText>
        </w:r>
      </w:del>
      <w:r w:rsidR="0044344E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4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="00036BA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5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ab/>
        <w:t xml:space="preserve">What arrangements must the organization make if </w:t>
      </w:r>
      <w:r w:rsidR="00D31628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6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primary contact person/</w:t>
      </w:r>
      <w:r w:rsidR="00036BA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7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key stakeholders are not fluent speakers of English</w:t>
      </w:r>
      <w:r w:rsidR="0044344E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688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? </w:t>
      </w:r>
    </w:p>
    <w:p w14:paraId="53AC0682" w14:textId="47EEB0CB" w:rsidR="00E64BAB" w:rsidRPr="00FB6492" w:rsidRDefault="00036BAB">
      <w:pPr>
        <w:ind w:left="720" w:hanging="720"/>
        <w:rPr>
          <w:rFonts w:asciiTheme="majorHAnsi" w:eastAsia="Times New Roman" w:hAnsiTheme="majorHAnsi" w:cs="Times New Roman"/>
          <w:sz w:val="22"/>
          <w:szCs w:val="22"/>
          <w:rPrChange w:id="689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pPrChange w:id="690" w:author="Anna Reuter" w:date="2017-08-25T10:57:00Z">
          <w:pPr>
            <w:spacing w:line="276" w:lineRule="auto"/>
            <w:ind w:left="720" w:hanging="720"/>
          </w:pPr>
        </w:pPrChange>
      </w:pPr>
      <w:r w:rsidRPr="00FB6492">
        <w:rPr>
          <w:rFonts w:asciiTheme="majorHAnsi" w:eastAsia="Times New Roman" w:hAnsiTheme="majorHAnsi" w:cs="Times New Roman"/>
          <w:sz w:val="22"/>
          <w:szCs w:val="22"/>
          <w:rPrChange w:id="691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ab/>
        <w:t>The</w:t>
      </w:r>
      <w:r w:rsidR="00D63007" w:rsidRPr="00FB6492">
        <w:rPr>
          <w:rFonts w:asciiTheme="majorHAnsi" w:eastAsia="Times New Roman" w:hAnsiTheme="majorHAnsi" w:cs="Times New Roman"/>
          <w:sz w:val="22"/>
          <w:szCs w:val="22"/>
          <w:rPrChange w:id="692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organization 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693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must</w:t>
      </w:r>
      <w:r w:rsidR="00D63007" w:rsidRPr="00FB6492">
        <w:rPr>
          <w:rFonts w:asciiTheme="majorHAnsi" w:eastAsia="Times New Roman" w:hAnsiTheme="majorHAnsi" w:cs="Times New Roman"/>
          <w:sz w:val="22"/>
          <w:szCs w:val="22"/>
          <w:rPrChange w:id="694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695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arrange and pay for </w:t>
      </w:r>
      <w:r w:rsidR="00C2196A" w:rsidRPr="00FB6492">
        <w:rPr>
          <w:rFonts w:asciiTheme="majorHAnsi" w:eastAsia="Times New Roman" w:hAnsiTheme="majorHAnsi" w:cs="Times New Roman"/>
          <w:sz w:val="22"/>
          <w:szCs w:val="22"/>
          <w:rPrChange w:id="696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a 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697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qualified English </w:t>
      </w:r>
      <w:r w:rsidR="00C2196A" w:rsidRPr="00FB6492">
        <w:rPr>
          <w:rFonts w:asciiTheme="majorHAnsi" w:eastAsia="Times New Roman" w:hAnsiTheme="majorHAnsi" w:cs="Times New Roman"/>
          <w:sz w:val="22"/>
          <w:szCs w:val="22"/>
          <w:rPrChange w:id="698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translator. Interviews could be recorded, hence necessary permission to be obtained in advance.</w:t>
      </w:r>
    </w:p>
    <w:p w14:paraId="09829773" w14:textId="77777777" w:rsidR="00E64BAB" w:rsidRPr="00FB6492" w:rsidRDefault="00E64BAB">
      <w:pPr>
        <w:textAlignment w:val="baseline"/>
        <w:rPr>
          <w:rFonts w:asciiTheme="majorHAnsi" w:hAnsiTheme="majorHAnsi" w:cs="Times New Roman"/>
          <w:color w:val="000000"/>
          <w:sz w:val="22"/>
          <w:szCs w:val="22"/>
          <w:rPrChange w:id="699" w:author="Anna Reuter" w:date="2017-08-25T12:02:00Z">
            <w:rPr>
              <w:rFonts w:ascii="Times New Roman" w:hAnsi="Times New Roman" w:cs="Times New Roman"/>
              <w:color w:val="000000"/>
              <w:sz w:val="22"/>
              <w:szCs w:val="22"/>
            </w:rPr>
          </w:rPrChange>
        </w:rPr>
        <w:pPrChange w:id="700" w:author="Anna Reuter" w:date="2017-08-25T10:57:00Z">
          <w:pPr>
            <w:spacing w:line="276" w:lineRule="auto"/>
            <w:textAlignment w:val="baseline"/>
          </w:pPr>
        </w:pPrChange>
      </w:pPr>
    </w:p>
    <w:p w14:paraId="71F8D1AB" w14:textId="1B03C9D1" w:rsidR="00C2196A" w:rsidRPr="00FB6492" w:rsidRDefault="00D31628">
      <w:pPr>
        <w:rPr>
          <w:rFonts w:asciiTheme="majorHAnsi" w:eastAsia="Times New Roman" w:hAnsiTheme="majorHAnsi" w:cs="Times New Roman"/>
          <w:b/>
          <w:bCs/>
          <w:sz w:val="22"/>
          <w:szCs w:val="22"/>
          <w:rPrChange w:id="701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pPrChange w:id="702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03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1</w:t>
      </w:r>
      <w:ins w:id="704" w:author="Anna Reuter" w:date="2017-08-25T12:01:00Z">
        <w:r w:rsidR="00FB6492" w:rsidRPr="00FB6492">
          <w:rPr>
            <w:rFonts w:asciiTheme="majorHAnsi" w:eastAsia="Times New Roman" w:hAnsiTheme="majorHAnsi" w:cs="Times New Roman"/>
            <w:b/>
            <w:bCs/>
            <w:sz w:val="22"/>
            <w:szCs w:val="22"/>
          </w:rPr>
          <w:t>2</w:t>
        </w:r>
      </w:ins>
      <w:del w:id="705" w:author="Anna Reuter" w:date="2017-08-25T12:01:00Z">
        <w:r w:rsidRPr="00FB6492" w:rsidDel="00FB6492">
          <w:rPr>
            <w:rFonts w:asciiTheme="majorHAnsi" w:eastAsia="Times New Roman" w:hAnsiTheme="majorHAnsi" w:cs="Times New Roman"/>
            <w:b/>
            <w:bCs/>
            <w:sz w:val="22"/>
            <w:szCs w:val="22"/>
            <w:rPrChange w:id="706" w:author="Anna Reuter" w:date="2017-08-25T12:02:00Z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6</w:delText>
        </w:r>
      </w:del>
      <w:r w:rsidR="00383451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07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="00E64BA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08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 </w:t>
      </w:r>
      <w:r w:rsidR="00E6625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09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ab/>
      </w:r>
      <w:r w:rsidR="00E64BA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10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C</w:t>
      </w:r>
      <w:r w:rsidR="00D33A67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11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an I track my application online?</w:t>
      </w:r>
    </w:p>
    <w:p w14:paraId="7190847B" w14:textId="245CD871" w:rsidR="00D33A67" w:rsidRPr="00FB6492" w:rsidRDefault="00E6625B">
      <w:pPr>
        <w:rPr>
          <w:rFonts w:asciiTheme="majorHAnsi" w:eastAsia="Times New Roman" w:hAnsiTheme="majorHAnsi" w:cs="Times New Roman"/>
          <w:color w:val="0070C0"/>
          <w:sz w:val="22"/>
          <w:szCs w:val="22"/>
          <w:rPrChange w:id="712" w:author="Anna Reuter" w:date="2017-08-25T12:02:00Z">
            <w:rPr>
              <w:rFonts w:ascii="Times New Roman" w:eastAsia="Times New Roman" w:hAnsi="Times New Roman" w:cs="Times New Roman"/>
              <w:color w:val="0070C0"/>
              <w:sz w:val="22"/>
              <w:szCs w:val="22"/>
            </w:rPr>
          </w:rPrChange>
        </w:rPr>
        <w:pPrChange w:id="713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eastAsia="Times New Roman" w:hAnsiTheme="majorHAnsi" w:cs="Times New Roman"/>
          <w:color w:val="FF0000"/>
          <w:sz w:val="22"/>
          <w:szCs w:val="22"/>
          <w:rPrChange w:id="714" w:author="Anna Reuter" w:date="2017-08-25T12:02:00Z">
            <w:rPr>
              <w:rFonts w:ascii="Times New Roman" w:eastAsia="Times New Roman" w:hAnsi="Times New Roman" w:cs="Times New Roman"/>
              <w:color w:val="FF0000"/>
              <w:sz w:val="22"/>
              <w:szCs w:val="22"/>
            </w:rPr>
          </w:rPrChange>
        </w:rPr>
        <w:tab/>
      </w:r>
      <w:r w:rsidR="008D1874" w:rsidRPr="00FB6492">
        <w:rPr>
          <w:rFonts w:asciiTheme="majorHAnsi" w:eastAsia="Times New Roman" w:hAnsiTheme="majorHAnsi" w:cs="Times New Roman"/>
          <w:sz w:val="22"/>
          <w:szCs w:val="22"/>
          <w:rPrChange w:id="715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Yes.</w:t>
      </w:r>
      <w:r w:rsidR="00D31628" w:rsidRPr="00FB6492">
        <w:rPr>
          <w:rFonts w:asciiTheme="majorHAnsi" w:eastAsia="Times New Roman" w:hAnsiTheme="majorHAnsi" w:cs="Times New Roman"/>
          <w:sz w:val="22"/>
          <w:szCs w:val="22"/>
          <w:rPrChange w:id="716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Your organization’s primary contact person will be provided a link to track your progress.</w:t>
      </w:r>
    </w:p>
    <w:p w14:paraId="7424DAE3" w14:textId="77777777" w:rsidR="00E64BAB" w:rsidRPr="00FB6492" w:rsidRDefault="00E64BAB">
      <w:pPr>
        <w:tabs>
          <w:tab w:val="left" w:pos="426"/>
        </w:tabs>
        <w:rPr>
          <w:rFonts w:asciiTheme="majorHAnsi" w:eastAsia="Times New Roman" w:hAnsiTheme="majorHAnsi" w:cs="Times New Roman"/>
          <w:sz w:val="22"/>
          <w:szCs w:val="22"/>
          <w:rPrChange w:id="717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pPrChange w:id="718" w:author="Anna Reuter" w:date="2017-08-25T10:57:00Z">
          <w:pPr>
            <w:tabs>
              <w:tab w:val="left" w:pos="426"/>
            </w:tabs>
            <w:spacing w:line="276" w:lineRule="auto"/>
          </w:pPr>
        </w:pPrChange>
      </w:pPr>
    </w:p>
    <w:p w14:paraId="44EE280E" w14:textId="7B620B4C" w:rsidR="008E4E84" w:rsidRPr="00FB6492" w:rsidRDefault="00D31628">
      <w:pPr>
        <w:tabs>
          <w:tab w:val="left" w:pos="426"/>
        </w:tabs>
        <w:rPr>
          <w:rFonts w:asciiTheme="majorHAnsi" w:hAnsiTheme="majorHAnsi" w:cs="Times New Roman"/>
          <w:b/>
          <w:bCs/>
          <w:color w:val="000000"/>
          <w:sz w:val="22"/>
          <w:szCs w:val="22"/>
          <w:rPrChange w:id="719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pPrChange w:id="720" w:author="Anna Reuter" w:date="2017-08-25T10:57:00Z">
          <w:pPr>
            <w:tabs>
              <w:tab w:val="left" w:pos="426"/>
            </w:tabs>
            <w:spacing w:line="276" w:lineRule="auto"/>
          </w:pPr>
        </w:pPrChange>
      </w:pPr>
      <w:r w:rsidRPr="00FB6492">
        <w:rPr>
          <w:rFonts w:asciiTheme="majorHAnsi" w:hAnsiTheme="majorHAnsi" w:cs="Times New Roman"/>
          <w:b/>
          <w:color w:val="000000"/>
          <w:sz w:val="22"/>
          <w:szCs w:val="22"/>
          <w:rPrChange w:id="721" w:author="Anna Reuter" w:date="2017-08-25T12:02:00Z">
            <w:rPr>
              <w:rFonts w:ascii="Times New Roman" w:hAnsi="Times New Roman" w:cs="Times New Roman"/>
              <w:b/>
              <w:color w:val="000000"/>
              <w:sz w:val="22"/>
              <w:szCs w:val="22"/>
            </w:rPr>
          </w:rPrChange>
        </w:rPr>
        <w:t>1</w:t>
      </w:r>
      <w:ins w:id="722" w:author="Anna Reuter" w:date="2017-08-25T12:01:00Z">
        <w:r w:rsidR="00FB6492" w:rsidRPr="00FB6492">
          <w:rPr>
            <w:rFonts w:asciiTheme="majorHAnsi" w:hAnsiTheme="majorHAnsi" w:cs="Times New Roman"/>
            <w:b/>
            <w:color w:val="000000"/>
            <w:sz w:val="22"/>
            <w:szCs w:val="22"/>
          </w:rPr>
          <w:t>3</w:t>
        </w:r>
      </w:ins>
      <w:del w:id="723" w:author="Anna Reuter" w:date="2017-08-25T12:01:00Z">
        <w:r w:rsidRPr="00FB6492" w:rsidDel="00FB6492">
          <w:rPr>
            <w:rFonts w:asciiTheme="majorHAnsi" w:hAnsiTheme="majorHAnsi" w:cs="Times New Roman"/>
            <w:b/>
            <w:color w:val="000000"/>
            <w:sz w:val="22"/>
            <w:szCs w:val="22"/>
            <w:rPrChange w:id="724" w:author="Anna Reuter" w:date="2017-08-25T12:02:00Z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rPrChange>
          </w:rPr>
          <w:delText>7</w:delText>
        </w:r>
      </w:del>
      <w:r w:rsidR="00B33CCF" w:rsidRPr="00FB6492">
        <w:rPr>
          <w:rFonts w:asciiTheme="majorHAnsi" w:hAnsiTheme="majorHAnsi" w:cs="Times New Roman"/>
          <w:b/>
          <w:bCs/>
          <w:color w:val="000000"/>
          <w:sz w:val="22"/>
          <w:szCs w:val="22"/>
          <w:rPrChange w:id="725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t xml:space="preserve">. </w:t>
      </w:r>
      <w:r w:rsidR="00E6625B" w:rsidRPr="00FB6492">
        <w:rPr>
          <w:rFonts w:asciiTheme="majorHAnsi" w:hAnsiTheme="majorHAnsi" w:cs="Times New Roman"/>
          <w:b/>
          <w:bCs/>
          <w:color w:val="000000"/>
          <w:sz w:val="22"/>
          <w:szCs w:val="22"/>
          <w:rPrChange w:id="726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tab/>
      </w:r>
      <w:r w:rsidRPr="00FB6492">
        <w:rPr>
          <w:rFonts w:asciiTheme="majorHAnsi" w:hAnsiTheme="majorHAnsi" w:cs="Times New Roman"/>
          <w:b/>
          <w:bCs/>
          <w:color w:val="000000"/>
          <w:sz w:val="22"/>
          <w:szCs w:val="22"/>
          <w:rPrChange w:id="727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tab/>
      </w:r>
      <w:r w:rsidR="00B33CCF" w:rsidRPr="00FB6492">
        <w:rPr>
          <w:rFonts w:asciiTheme="majorHAnsi" w:hAnsiTheme="majorHAnsi" w:cs="Times New Roman"/>
          <w:b/>
          <w:bCs/>
          <w:color w:val="000000"/>
          <w:sz w:val="22"/>
          <w:szCs w:val="22"/>
          <w:rPrChange w:id="728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t>What will be the validity for the Accreditation certificate awarded?</w:t>
      </w:r>
    </w:p>
    <w:p w14:paraId="1A3F234B" w14:textId="12E274AB" w:rsidR="00E65561" w:rsidRPr="00FB6492" w:rsidRDefault="00D31628">
      <w:pPr>
        <w:ind w:left="786"/>
        <w:rPr>
          <w:rFonts w:asciiTheme="majorHAnsi" w:hAnsiTheme="majorHAnsi" w:cs="Times New Roman"/>
          <w:sz w:val="22"/>
          <w:szCs w:val="22"/>
          <w:rPrChange w:id="729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</w:pPr>
      <w:r w:rsidRPr="00FB6492">
        <w:rPr>
          <w:rFonts w:asciiTheme="majorHAnsi" w:hAnsiTheme="majorHAnsi" w:cs="Times New Roman"/>
          <w:sz w:val="22"/>
          <w:szCs w:val="22"/>
          <w:rPrChange w:id="730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Accreditation is valid for a period of </w:t>
      </w:r>
      <w:r w:rsidR="00E65561" w:rsidRPr="00FB6492">
        <w:rPr>
          <w:rFonts w:asciiTheme="majorHAnsi" w:hAnsiTheme="majorHAnsi" w:cs="Times New Roman"/>
          <w:sz w:val="22"/>
          <w:szCs w:val="22"/>
          <w:rPrChange w:id="731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four (</w:t>
      </w:r>
      <w:r w:rsidR="005816E8" w:rsidRPr="00FB6492">
        <w:rPr>
          <w:rFonts w:asciiTheme="majorHAnsi" w:hAnsiTheme="majorHAnsi" w:cs="Times New Roman"/>
          <w:sz w:val="22"/>
          <w:szCs w:val="22"/>
          <w:rPrChange w:id="732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4</w:t>
      </w:r>
      <w:r w:rsidR="00E65561" w:rsidRPr="00FB6492">
        <w:rPr>
          <w:rFonts w:asciiTheme="majorHAnsi" w:hAnsiTheme="majorHAnsi" w:cs="Times New Roman"/>
          <w:sz w:val="22"/>
          <w:szCs w:val="22"/>
          <w:rPrChange w:id="733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)</w:t>
      </w:r>
      <w:r w:rsidR="00E6625B" w:rsidRPr="00FB6492">
        <w:rPr>
          <w:rFonts w:asciiTheme="majorHAnsi" w:hAnsiTheme="majorHAnsi" w:cs="Times New Roman"/>
          <w:sz w:val="22"/>
          <w:szCs w:val="22"/>
          <w:rPrChange w:id="734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years. </w:t>
      </w:r>
    </w:p>
    <w:p w14:paraId="742C0F74" w14:textId="77777777" w:rsidR="005816E8" w:rsidRPr="00FB6492" w:rsidRDefault="005816E8">
      <w:pPr>
        <w:tabs>
          <w:tab w:val="left" w:pos="426"/>
        </w:tabs>
        <w:rPr>
          <w:rFonts w:asciiTheme="majorHAnsi" w:hAnsiTheme="majorHAnsi" w:cs="Times New Roman"/>
          <w:sz w:val="22"/>
          <w:szCs w:val="22"/>
          <w:rPrChange w:id="735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pPrChange w:id="736" w:author="Anna Reuter" w:date="2017-08-25T10:57:00Z">
          <w:pPr>
            <w:tabs>
              <w:tab w:val="left" w:pos="426"/>
            </w:tabs>
            <w:spacing w:line="276" w:lineRule="auto"/>
          </w:pPr>
        </w:pPrChange>
      </w:pPr>
    </w:p>
    <w:p w14:paraId="652F702A" w14:textId="7B586189" w:rsidR="00B33CCF" w:rsidRPr="00FB6492" w:rsidRDefault="00E65561">
      <w:pPr>
        <w:rPr>
          <w:rFonts w:asciiTheme="majorHAnsi" w:hAnsiTheme="majorHAnsi" w:cs="Times New Roman"/>
          <w:b/>
          <w:bCs/>
          <w:color w:val="000000"/>
          <w:sz w:val="22"/>
          <w:szCs w:val="22"/>
          <w:rPrChange w:id="737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pPrChange w:id="738" w:author="Anna Reuter" w:date="2017-08-25T10:57:00Z">
          <w:pPr>
            <w:spacing w:line="276" w:lineRule="auto"/>
          </w:pPr>
        </w:pPrChange>
      </w:pPr>
      <w:r w:rsidRPr="00FB6492">
        <w:rPr>
          <w:rFonts w:asciiTheme="majorHAnsi" w:hAnsiTheme="majorHAnsi" w:cs="Times New Roman"/>
          <w:b/>
          <w:bCs/>
          <w:sz w:val="22"/>
          <w:szCs w:val="22"/>
          <w:rPrChange w:id="739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1</w:t>
      </w:r>
      <w:ins w:id="740" w:author="Anna Reuter" w:date="2017-08-25T12:01:00Z">
        <w:r w:rsidR="00FB6492" w:rsidRPr="00FB6492">
          <w:rPr>
            <w:rFonts w:asciiTheme="majorHAnsi" w:hAnsiTheme="majorHAnsi" w:cs="Times New Roman"/>
            <w:b/>
            <w:bCs/>
            <w:sz w:val="22"/>
            <w:szCs w:val="22"/>
          </w:rPr>
          <w:t>4</w:t>
        </w:r>
      </w:ins>
      <w:del w:id="741" w:author="Anna Reuter" w:date="2017-08-25T12:01:00Z">
        <w:r w:rsidRPr="00FB6492" w:rsidDel="00FB6492">
          <w:rPr>
            <w:rFonts w:asciiTheme="majorHAnsi" w:hAnsiTheme="majorHAnsi" w:cs="Times New Roman"/>
            <w:b/>
            <w:bCs/>
            <w:sz w:val="22"/>
            <w:szCs w:val="22"/>
            <w:rPrChange w:id="742" w:author="Anna Reuter" w:date="2017-08-25T12:02:00Z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8</w:delText>
        </w:r>
      </w:del>
      <w:r w:rsidR="00B33CCF" w:rsidRPr="00FB6492">
        <w:rPr>
          <w:rFonts w:asciiTheme="majorHAnsi" w:hAnsiTheme="majorHAnsi" w:cs="Times New Roman"/>
          <w:b/>
          <w:bCs/>
          <w:sz w:val="22"/>
          <w:szCs w:val="22"/>
          <w:rPrChange w:id="743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="00E6625B" w:rsidRPr="00FB6492">
        <w:rPr>
          <w:rFonts w:asciiTheme="majorHAnsi" w:hAnsiTheme="majorHAnsi" w:cs="Times New Roman"/>
          <w:b/>
          <w:bCs/>
          <w:sz w:val="22"/>
          <w:szCs w:val="22"/>
          <w:rPrChange w:id="744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ab/>
      </w:r>
      <w:r w:rsidR="00B33CCF" w:rsidRPr="00FB6492">
        <w:rPr>
          <w:rFonts w:asciiTheme="majorHAnsi" w:hAnsiTheme="majorHAnsi" w:cs="Times New Roman"/>
          <w:b/>
          <w:bCs/>
          <w:sz w:val="22"/>
          <w:szCs w:val="22"/>
          <w:rPrChange w:id="745" w:author="Anna Reuter" w:date="2017-08-25T12:02:00Z">
            <w:rPr>
              <w:rFonts w:ascii="Times New Roman" w:hAnsi="Times New Roman" w:cs="Times New Roman"/>
              <w:b/>
              <w:bCs/>
              <w:sz w:val="22"/>
              <w:szCs w:val="22"/>
            </w:rPr>
          </w:rPrChange>
        </w:rPr>
        <w:t xml:space="preserve">What will be the process of renewal of </w:t>
      </w:r>
      <w:r w:rsidR="005816E8" w:rsidRPr="00FB6492">
        <w:rPr>
          <w:rFonts w:asciiTheme="majorHAnsi" w:hAnsiTheme="majorHAnsi" w:cs="Times New Roman"/>
          <w:b/>
          <w:bCs/>
          <w:color w:val="000000"/>
          <w:sz w:val="22"/>
          <w:szCs w:val="22"/>
          <w:rPrChange w:id="746" w:author="Anna Reuter" w:date="2017-08-25T12:02:00Z">
            <w:rPr>
              <w:rFonts w:ascii="Times New Roman" w:hAnsi="Times New Roman" w:cs="Times New Roman"/>
              <w:b/>
              <w:bCs/>
              <w:color w:val="000000"/>
              <w:sz w:val="22"/>
              <w:szCs w:val="22"/>
            </w:rPr>
          </w:rPrChange>
        </w:rPr>
        <w:t>Accreditation?</w:t>
      </w:r>
    </w:p>
    <w:p w14:paraId="0518C094" w14:textId="07851F67" w:rsidR="00423A1C" w:rsidRPr="00FB6492" w:rsidRDefault="002F16C4">
      <w:pPr>
        <w:ind w:left="720"/>
        <w:rPr>
          <w:rFonts w:asciiTheme="majorHAnsi" w:eastAsia="Times New Roman" w:hAnsiTheme="majorHAnsi" w:cs="Times New Roman"/>
          <w:color w:val="FF0000"/>
          <w:sz w:val="22"/>
          <w:szCs w:val="22"/>
          <w:rPrChange w:id="747" w:author="Anna Reuter" w:date="2017-08-25T12:02:00Z">
            <w:rPr>
              <w:rFonts w:ascii="Times New Roman" w:eastAsia="Times New Roman" w:hAnsi="Times New Roman" w:cs="Times New Roman"/>
              <w:color w:val="FF0000"/>
              <w:sz w:val="22"/>
              <w:szCs w:val="22"/>
            </w:rPr>
          </w:rPrChange>
        </w:rPr>
        <w:pPrChange w:id="748" w:author="Anna Reuter" w:date="2017-08-25T10:57:00Z">
          <w:pPr>
            <w:spacing w:line="276" w:lineRule="auto"/>
            <w:ind w:left="720"/>
          </w:pPr>
        </w:pPrChange>
      </w:pPr>
      <w:r w:rsidRPr="00FB6492">
        <w:rPr>
          <w:rFonts w:asciiTheme="majorHAnsi" w:eastAsia="Times New Roman" w:hAnsiTheme="majorHAnsi" w:cs="Times New Roman"/>
          <w:sz w:val="22"/>
          <w:szCs w:val="22"/>
          <w:rPrChange w:id="749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>Organizations can apply for renewal 12 months before the existing certificate</w:t>
      </w:r>
      <w:r w:rsidR="00C8233E" w:rsidRPr="00FB6492">
        <w:rPr>
          <w:rFonts w:asciiTheme="majorHAnsi" w:eastAsia="Times New Roman" w:hAnsiTheme="majorHAnsi" w:cs="Times New Roman"/>
          <w:sz w:val="22"/>
          <w:szCs w:val="22"/>
          <w:rPrChange w:id="750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 expires</w:t>
      </w:r>
      <w:r w:rsidRPr="00FB6492">
        <w:rPr>
          <w:rFonts w:asciiTheme="majorHAnsi" w:eastAsia="Times New Roman" w:hAnsiTheme="majorHAnsi" w:cs="Times New Roman"/>
          <w:sz w:val="22"/>
          <w:szCs w:val="22"/>
          <w:rPrChange w:id="751" w:author="Anna Reuter" w:date="2017-08-25T12:02:00Z">
            <w:rPr>
              <w:rFonts w:ascii="Times New Roman" w:eastAsia="Times New Roman" w:hAnsi="Times New Roman" w:cs="Times New Roman"/>
              <w:sz w:val="22"/>
              <w:szCs w:val="22"/>
            </w:rPr>
          </w:rPrChange>
        </w:rPr>
        <w:t xml:space="preserve">. </w:t>
      </w:r>
      <w:r w:rsidR="00B33CCF" w:rsidRPr="00FB6492">
        <w:rPr>
          <w:rFonts w:asciiTheme="majorHAnsi" w:eastAsia="Times New Roman" w:hAnsiTheme="majorHAnsi" w:cs="Times New Roman"/>
          <w:color w:val="FF0000"/>
          <w:sz w:val="22"/>
          <w:szCs w:val="22"/>
          <w:rPrChange w:id="752" w:author="Anna Reuter" w:date="2017-08-25T12:02:00Z">
            <w:rPr>
              <w:rFonts w:ascii="Times New Roman" w:eastAsia="Times New Roman" w:hAnsi="Times New Roman" w:cs="Times New Roman"/>
              <w:color w:val="FF0000"/>
              <w:sz w:val="22"/>
              <w:szCs w:val="22"/>
            </w:rPr>
          </w:rPrChange>
        </w:rPr>
        <w:t xml:space="preserve"> </w:t>
      </w:r>
    </w:p>
    <w:p w14:paraId="27DB55C7" w14:textId="77777777" w:rsidR="00423A1C" w:rsidRPr="00FB6492" w:rsidRDefault="00423A1C">
      <w:pPr>
        <w:rPr>
          <w:rFonts w:asciiTheme="majorHAnsi" w:eastAsia="Times New Roman" w:hAnsiTheme="majorHAnsi" w:cs="Times New Roman"/>
          <w:color w:val="FF0000"/>
          <w:sz w:val="22"/>
          <w:szCs w:val="22"/>
          <w:rPrChange w:id="753" w:author="Anna Reuter" w:date="2017-08-25T12:02:00Z">
            <w:rPr>
              <w:rFonts w:ascii="Times New Roman" w:eastAsia="Times New Roman" w:hAnsi="Times New Roman" w:cs="Times New Roman"/>
              <w:color w:val="FF0000"/>
              <w:sz w:val="22"/>
              <w:szCs w:val="22"/>
            </w:rPr>
          </w:rPrChange>
        </w:rPr>
        <w:pPrChange w:id="754" w:author="Anna Reuter" w:date="2017-08-25T10:57:00Z">
          <w:pPr>
            <w:spacing w:line="276" w:lineRule="auto"/>
          </w:pPr>
        </w:pPrChange>
      </w:pPr>
    </w:p>
    <w:p w14:paraId="247682B8" w14:textId="08A2B970" w:rsidR="00B33CCF" w:rsidRPr="00FB6492" w:rsidRDefault="00196B8E">
      <w:pPr>
        <w:ind w:left="720" w:hanging="720"/>
        <w:rPr>
          <w:rFonts w:asciiTheme="majorHAnsi" w:eastAsia="Times New Roman" w:hAnsiTheme="majorHAnsi" w:cs="Times New Roman"/>
          <w:b/>
          <w:bCs/>
          <w:sz w:val="22"/>
          <w:szCs w:val="22"/>
          <w:rPrChange w:id="755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pPrChange w:id="756" w:author="Anna Reuter" w:date="2017-08-25T10:57:00Z">
          <w:pPr>
            <w:spacing w:line="276" w:lineRule="auto"/>
            <w:ind w:left="720" w:hanging="720"/>
          </w:pPr>
        </w:pPrChange>
      </w:pPr>
      <w:r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57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1</w:t>
      </w:r>
      <w:ins w:id="758" w:author="Anna Reuter" w:date="2017-08-25T12:01:00Z">
        <w:r w:rsidR="00FB6492" w:rsidRPr="00FB6492">
          <w:rPr>
            <w:rFonts w:asciiTheme="majorHAnsi" w:eastAsia="Times New Roman" w:hAnsiTheme="majorHAnsi" w:cs="Times New Roman"/>
            <w:b/>
            <w:bCs/>
            <w:sz w:val="22"/>
            <w:szCs w:val="22"/>
          </w:rPr>
          <w:t>5</w:t>
        </w:r>
      </w:ins>
      <w:del w:id="759" w:author="Anna Reuter" w:date="2017-08-25T12:01:00Z">
        <w:r w:rsidRPr="00FB6492" w:rsidDel="00FB6492">
          <w:rPr>
            <w:rFonts w:asciiTheme="majorHAnsi" w:eastAsia="Times New Roman" w:hAnsiTheme="majorHAnsi" w:cs="Times New Roman"/>
            <w:b/>
            <w:bCs/>
            <w:sz w:val="22"/>
            <w:szCs w:val="22"/>
            <w:rPrChange w:id="760" w:author="Anna Reuter" w:date="2017-08-25T12:02:00Z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rPrChange>
          </w:rPr>
          <w:delText>9</w:delText>
        </w:r>
      </w:del>
      <w:r w:rsidR="00E6625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61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.</w:t>
      </w:r>
      <w:r w:rsidR="00E6625B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62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ab/>
      </w:r>
      <w:r w:rsidR="00002E6F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63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>Is there a penalty/disadvantage if the renewal process is not initiated on time or l</w:t>
      </w:r>
      <w:r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64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apses for a considerable amount </w:t>
      </w:r>
      <w:r w:rsidR="00002E6F" w:rsidRPr="00FB6492">
        <w:rPr>
          <w:rFonts w:asciiTheme="majorHAnsi" w:eastAsia="Times New Roman" w:hAnsiTheme="majorHAnsi" w:cs="Times New Roman"/>
          <w:b/>
          <w:bCs/>
          <w:sz w:val="22"/>
          <w:szCs w:val="22"/>
          <w:rPrChange w:id="765" w:author="Anna Reuter" w:date="2017-08-25T12:02:00Z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</w:rPrChange>
        </w:rPr>
        <w:t xml:space="preserve">of time? </w:t>
      </w:r>
    </w:p>
    <w:p w14:paraId="133DF7C5" w14:textId="01975F9D" w:rsidR="00B33CCF" w:rsidRPr="00FB6492" w:rsidRDefault="00E6625B">
      <w:pPr>
        <w:ind w:left="720" w:hanging="720"/>
        <w:rPr>
          <w:rFonts w:asciiTheme="majorHAnsi" w:hAnsiTheme="majorHAnsi" w:cs="Times New Roman"/>
          <w:color w:val="0070C0"/>
          <w:sz w:val="22"/>
          <w:szCs w:val="22"/>
          <w:rPrChange w:id="766" w:author="Anna Reuter" w:date="2017-08-25T12:02:00Z">
            <w:rPr>
              <w:rFonts w:ascii="Times New Roman" w:hAnsi="Times New Roman" w:cs="Times New Roman"/>
              <w:color w:val="0070C0"/>
              <w:sz w:val="22"/>
              <w:szCs w:val="22"/>
            </w:rPr>
          </w:rPrChange>
        </w:rPr>
        <w:pPrChange w:id="767" w:author="Anna Reuter" w:date="2017-08-25T10:57:00Z">
          <w:pPr>
            <w:spacing w:line="276" w:lineRule="auto"/>
            <w:ind w:left="720" w:hanging="720"/>
          </w:pPr>
        </w:pPrChange>
      </w:pPr>
      <w:r w:rsidRPr="00FB6492">
        <w:rPr>
          <w:rFonts w:asciiTheme="majorHAnsi" w:hAnsiTheme="majorHAnsi" w:cs="Times New Roman"/>
          <w:sz w:val="22"/>
          <w:szCs w:val="22"/>
          <w:rPrChange w:id="768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ab/>
      </w:r>
      <w:r w:rsidR="00002E6F" w:rsidRPr="00FB6492">
        <w:rPr>
          <w:rFonts w:asciiTheme="majorHAnsi" w:hAnsiTheme="majorHAnsi" w:cs="Times New Roman"/>
          <w:sz w:val="22"/>
          <w:szCs w:val="22"/>
          <w:rPrChange w:id="769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>The organization will have to pay</w:t>
      </w:r>
      <w:r w:rsidR="008467EA" w:rsidRPr="00FB6492">
        <w:rPr>
          <w:rFonts w:asciiTheme="majorHAnsi" w:hAnsiTheme="majorHAnsi" w:cs="Times New Roman"/>
          <w:sz w:val="22"/>
          <w:szCs w:val="22"/>
          <w:rPrChange w:id="770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a penalty fee</w:t>
      </w:r>
      <w:r w:rsidR="00002E6F" w:rsidRPr="00FB6492">
        <w:rPr>
          <w:rFonts w:asciiTheme="majorHAnsi" w:hAnsiTheme="majorHAnsi" w:cs="Times New Roman"/>
          <w:sz w:val="22"/>
          <w:szCs w:val="22"/>
          <w:rPrChange w:id="771" w:author="Anna Reuter" w:date="2017-08-25T12:02:00Z">
            <w:rPr>
              <w:rFonts w:ascii="Times New Roman" w:hAnsi="Times New Roman" w:cs="Times New Roman"/>
              <w:sz w:val="22"/>
              <w:szCs w:val="22"/>
            </w:rPr>
          </w:rPrChange>
        </w:rPr>
        <w:t xml:space="preserve"> for lapse in renewal.</w:t>
      </w:r>
      <w:r w:rsidR="00002E6F" w:rsidRPr="00FB6492">
        <w:rPr>
          <w:rFonts w:asciiTheme="majorHAnsi" w:hAnsiTheme="majorHAnsi" w:cs="Times New Roman"/>
          <w:color w:val="FF0000"/>
          <w:sz w:val="22"/>
          <w:szCs w:val="22"/>
          <w:rPrChange w:id="772" w:author="Anna Reuter" w:date="2017-08-25T12:02:00Z">
            <w:rPr>
              <w:rFonts w:ascii="Times New Roman" w:hAnsi="Times New Roman" w:cs="Times New Roman"/>
              <w:color w:val="FF0000"/>
              <w:sz w:val="22"/>
              <w:szCs w:val="22"/>
            </w:rPr>
          </w:rPrChange>
        </w:rPr>
        <w:t xml:space="preserve"> </w:t>
      </w:r>
    </w:p>
    <w:sectPr w:rsidR="00B33CCF" w:rsidRPr="00FB6492" w:rsidSect="00B35F7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5C91AA" w14:textId="77777777" w:rsidR="0075058E" w:rsidRDefault="0075058E" w:rsidP="00143D68">
      <w:r>
        <w:separator/>
      </w:r>
    </w:p>
  </w:endnote>
  <w:endnote w:type="continuationSeparator" w:id="0">
    <w:p w14:paraId="1126386B" w14:textId="77777777" w:rsidR="0075058E" w:rsidRDefault="0075058E" w:rsidP="00143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1286361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A5483C3" w14:textId="621EF36F" w:rsidR="0075058E" w:rsidRDefault="007505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74F99B8" w14:textId="77777777" w:rsidR="0075058E" w:rsidRDefault="00750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7CE06" w14:textId="77777777" w:rsidR="0075058E" w:rsidRDefault="0075058E" w:rsidP="00143D68">
      <w:r>
        <w:separator/>
      </w:r>
    </w:p>
  </w:footnote>
  <w:footnote w:type="continuationSeparator" w:id="0">
    <w:p w14:paraId="189CE3ED" w14:textId="77777777" w:rsidR="0075058E" w:rsidRDefault="0075058E" w:rsidP="00143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5073B"/>
    <w:multiLevelType w:val="hybridMultilevel"/>
    <w:tmpl w:val="DEEC9E48"/>
    <w:lvl w:ilvl="0" w:tplc="BB567C0E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4798ED74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5FB2F6C"/>
    <w:multiLevelType w:val="hybridMultilevel"/>
    <w:tmpl w:val="2CA2C1D8"/>
    <w:lvl w:ilvl="0" w:tplc="25F22AF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1A396B"/>
    <w:multiLevelType w:val="hybridMultilevel"/>
    <w:tmpl w:val="AD1C82AE"/>
    <w:lvl w:ilvl="0" w:tplc="D3D8B00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EC3177"/>
    <w:multiLevelType w:val="multilevel"/>
    <w:tmpl w:val="9A6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7CA7"/>
    <w:multiLevelType w:val="hybridMultilevel"/>
    <w:tmpl w:val="F24AA3EC"/>
    <w:lvl w:ilvl="0" w:tplc="419EA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97FD1"/>
    <w:multiLevelType w:val="multilevel"/>
    <w:tmpl w:val="857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2AC7"/>
    <w:multiLevelType w:val="multilevel"/>
    <w:tmpl w:val="B91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D3ECE"/>
    <w:multiLevelType w:val="hybridMultilevel"/>
    <w:tmpl w:val="0F407D80"/>
    <w:lvl w:ilvl="0" w:tplc="2230E59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AE7F94"/>
    <w:multiLevelType w:val="hybridMultilevel"/>
    <w:tmpl w:val="F57C4CE6"/>
    <w:lvl w:ilvl="0" w:tplc="858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E0736"/>
    <w:multiLevelType w:val="hybridMultilevel"/>
    <w:tmpl w:val="4710C77C"/>
    <w:lvl w:ilvl="0" w:tplc="706429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95574D"/>
    <w:multiLevelType w:val="multilevel"/>
    <w:tmpl w:val="EE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3E24"/>
    <w:multiLevelType w:val="hybridMultilevel"/>
    <w:tmpl w:val="38FC7BC4"/>
    <w:lvl w:ilvl="0" w:tplc="4500875A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6153647"/>
    <w:multiLevelType w:val="hybridMultilevel"/>
    <w:tmpl w:val="0F662D3E"/>
    <w:lvl w:ilvl="0" w:tplc="BA72253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1B248B"/>
    <w:multiLevelType w:val="hybridMultilevel"/>
    <w:tmpl w:val="AF640B90"/>
    <w:lvl w:ilvl="0" w:tplc="458A50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AD1C66"/>
    <w:multiLevelType w:val="hybridMultilevel"/>
    <w:tmpl w:val="5A10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75FD8"/>
    <w:multiLevelType w:val="hybridMultilevel"/>
    <w:tmpl w:val="947AB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2450A"/>
    <w:multiLevelType w:val="hybridMultilevel"/>
    <w:tmpl w:val="CFB28498"/>
    <w:lvl w:ilvl="0" w:tplc="5642B7C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467905"/>
    <w:multiLevelType w:val="hybridMultilevel"/>
    <w:tmpl w:val="444A1C8A"/>
    <w:lvl w:ilvl="0" w:tplc="225C75E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522FA8"/>
    <w:multiLevelType w:val="multilevel"/>
    <w:tmpl w:val="EA6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521A2"/>
    <w:multiLevelType w:val="multilevel"/>
    <w:tmpl w:val="EC5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02370"/>
    <w:multiLevelType w:val="multilevel"/>
    <w:tmpl w:val="8AF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E7F2B"/>
    <w:multiLevelType w:val="hybridMultilevel"/>
    <w:tmpl w:val="B076272A"/>
    <w:lvl w:ilvl="0" w:tplc="B86C78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8430887"/>
    <w:multiLevelType w:val="hybridMultilevel"/>
    <w:tmpl w:val="BBD8FE3C"/>
    <w:lvl w:ilvl="0" w:tplc="10DE5384">
      <w:start w:val="1"/>
      <w:numFmt w:val="bullet"/>
      <w:pStyle w:val="ListParagraph"/>
      <w:lvlText w:val="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49505926"/>
    <w:multiLevelType w:val="hybridMultilevel"/>
    <w:tmpl w:val="C0C85196"/>
    <w:lvl w:ilvl="0" w:tplc="3C62E7B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7F62AD"/>
    <w:multiLevelType w:val="hybridMultilevel"/>
    <w:tmpl w:val="4402545C"/>
    <w:lvl w:ilvl="0" w:tplc="B7163BA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5034B"/>
    <w:multiLevelType w:val="hybridMultilevel"/>
    <w:tmpl w:val="15B62E5C"/>
    <w:lvl w:ilvl="0" w:tplc="DB9C9C7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91303E"/>
    <w:multiLevelType w:val="multilevel"/>
    <w:tmpl w:val="03B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B323F"/>
    <w:multiLevelType w:val="hybridMultilevel"/>
    <w:tmpl w:val="4FF28226"/>
    <w:lvl w:ilvl="0" w:tplc="6578031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652A0B"/>
    <w:multiLevelType w:val="hybridMultilevel"/>
    <w:tmpl w:val="21123024"/>
    <w:lvl w:ilvl="0" w:tplc="4DBA7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B4FF4"/>
    <w:multiLevelType w:val="hybridMultilevel"/>
    <w:tmpl w:val="0F64BEE8"/>
    <w:lvl w:ilvl="0" w:tplc="419EA0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933E7B"/>
    <w:multiLevelType w:val="hybridMultilevel"/>
    <w:tmpl w:val="272E79EC"/>
    <w:lvl w:ilvl="0" w:tplc="B57AB02C">
      <w:start w:val="1"/>
      <w:numFmt w:val="decimal"/>
      <w:lvlText w:val="%1."/>
      <w:lvlJc w:val="left"/>
      <w:pPr>
        <w:ind w:left="360" w:hanging="360"/>
      </w:pPr>
    </w:lvl>
    <w:lvl w:ilvl="1" w:tplc="CA441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7D49B5"/>
    <w:multiLevelType w:val="hybridMultilevel"/>
    <w:tmpl w:val="0FD0EC2A"/>
    <w:lvl w:ilvl="0" w:tplc="9A4CD6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A4C305A"/>
    <w:multiLevelType w:val="hybridMultilevel"/>
    <w:tmpl w:val="F578BD48"/>
    <w:lvl w:ilvl="0" w:tplc="2D125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F5A61"/>
    <w:multiLevelType w:val="hybridMultilevel"/>
    <w:tmpl w:val="06DA2D10"/>
    <w:lvl w:ilvl="0" w:tplc="419EA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94653"/>
    <w:multiLevelType w:val="hybridMultilevel"/>
    <w:tmpl w:val="374850C6"/>
    <w:lvl w:ilvl="0" w:tplc="BA72253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3F12E228">
      <w:start w:val="1"/>
      <w:numFmt w:val="lowerLetter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377101"/>
    <w:multiLevelType w:val="hybridMultilevel"/>
    <w:tmpl w:val="802EFA16"/>
    <w:lvl w:ilvl="0" w:tplc="AF282B7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5369F4"/>
    <w:multiLevelType w:val="multilevel"/>
    <w:tmpl w:val="242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C46C9"/>
    <w:multiLevelType w:val="hybridMultilevel"/>
    <w:tmpl w:val="929AB148"/>
    <w:lvl w:ilvl="0" w:tplc="A71445A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C909D5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ECE4E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BC2EA2"/>
    <w:multiLevelType w:val="hybridMultilevel"/>
    <w:tmpl w:val="3A984096"/>
    <w:lvl w:ilvl="0" w:tplc="4500875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CC54479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516D1C"/>
    <w:multiLevelType w:val="hybridMultilevel"/>
    <w:tmpl w:val="92041DAE"/>
    <w:lvl w:ilvl="0" w:tplc="EF66B44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9"/>
  </w:num>
  <w:num w:numId="2">
    <w:abstractNumId w:val="13"/>
  </w:num>
  <w:num w:numId="3">
    <w:abstractNumId w:val="30"/>
  </w:num>
  <w:num w:numId="4">
    <w:abstractNumId w:val="3"/>
  </w:num>
  <w:num w:numId="5">
    <w:abstractNumId w:val="18"/>
  </w:num>
  <w:num w:numId="6">
    <w:abstractNumId w:val="26"/>
  </w:num>
  <w:num w:numId="7">
    <w:abstractNumId w:val="10"/>
  </w:num>
  <w:num w:numId="8">
    <w:abstractNumId w:val="36"/>
  </w:num>
  <w:num w:numId="9">
    <w:abstractNumId w:val="6"/>
  </w:num>
  <w:num w:numId="10">
    <w:abstractNumId w:val="5"/>
  </w:num>
  <w:num w:numId="11">
    <w:abstractNumId w:val="20"/>
  </w:num>
  <w:num w:numId="12">
    <w:abstractNumId w:val="19"/>
  </w:num>
  <w:num w:numId="13">
    <w:abstractNumId w:val="34"/>
  </w:num>
  <w:num w:numId="14">
    <w:abstractNumId w:val="8"/>
  </w:num>
  <w:num w:numId="15">
    <w:abstractNumId w:val="4"/>
  </w:num>
  <w:num w:numId="16">
    <w:abstractNumId w:val="29"/>
  </w:num>
  <w:num w:numId="17">
    <w:abstractNumId w:val="15"/>
  </w:num>
  <w:num w:numId="18">
    <w:abstractNumId w:val="0"/>
  </w:num>
  <w:num w:numId="19">
    <w:abstractNumId w:val="33"/>
  </w:num>
  <w:num w:numId="20">
    <w:abstractNumId w:val="32"/>
  </w:num>
  <w:num w:numId="21">
    <w:abstractNumId w:val="14"/>
  </w:num>
  <w:num w:numId="22">
    <w:abstractNumId w:val="28"/>
  </w:num>
  <w:num w:numId="23">
    <w:abstractNumId w:val="1"/>
  </w:num>
  <w:num w:numId="24">
    <w:abstractNumId w:val="37"/>
  </w:num>
  <w:num w:numId="25">
    <w:abstractNumId w:val="31"/>
  </w:num>
  <w:num w:numId="26">
    <w:abstractNumId w:val="21"/>
  </w:num>
  <w:num w:numId="27">
    <w:abstractNumId w:val="2"/>
  </w:num>
  <w:num w:numId="28">
    <w:abstractNumId w:val="17"/>
  </w:num>
  <w:num w:numId="29">
    <w:abstractNumId w:val="35"/>
  </w:num>
  <w:num w:numId="30">
    <w:abstractNumId w:val="7"/>
  </w:num>
  <w:num w:numId="31">
    <w:abstractNumId w:val="23"/>
  </w:num>
  <w:num w:numId="32">
    <w:abstractNumId w:val="25"/>
  </w:num>
  <w:num w:numId="33">
    <w:abstractNumId w:val="38"/>
  </w:num>
  <w:num w:numId="34">
    <w:abstractNumId w:val="11"/>
  </w:num>
  <w:num w:numId="35">
    <w:abstractNumId w:val="9"/>
  </w:num>
  <w:num w:numId="36">
    <w:abstractNumId w:val="16"/>
  </w:num>
  <w:num w:numId="37">
    <w:abstractNumId w:val="27"/>
  </w:num>
  <w:num w:numId="38">
    <w:abstractNumId w:val="12"/>
  </w:num>
  <w:num w:numId="39">
    <w:abstractNumId w:val="24"/>
  </w:num>
  <w:num w:numId="4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na Nwoye">
    <w15:presenceInfo w15:providerId="AD" w15:userId="S::DNwoye@dyslexiaida.org::327acec2-acf5-4ece-b66b-aa98790d4256"/>
  </w15:person>
  <w15:person w15:author="Anna Reuter">
    <w15:presenceInfo w15:providerId="AD" w15:userId="S-1-5-21-1087989172-2125924847-44362851-12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markup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E84"/>
    <w:rsid w:val="00002E6F"/>
    <w:rsid w:val="00026958"/>
    <w:rsid w:val="00036BAB"/>
    <w:rsid w:val="00080F00"/>
    <w:rsid w:val="00096B81"/>
    <w:rsid w:val="000A0A0E"/>
    <w:rsid w:val="000A6FCD"/>
    <w:rsid w:val="000B54DC"/>
    <w:rsid w:val="000B778F"/>
    <w:rsid w:val="000D062A"/>
    <w:rsid w:val="000F1BE0"/>
    <w:rsid w:val="00105381"/>
    <w:rsid w:val="001210EA"/>
    <w:rsid w:val="0012723D"/>
    <w:rsid w:val="00143D68"/>
    <w:rsid w:val="001442C8"/>
    <w:rsid w:val="0016552E"/>
    <w:rsid w:val="0017380D"/>
    <w:rsid w:val="00196B8E"/>
    <w:rsid w:val="001A5408"/>
    <w:rsid w:val="001E07EA"/>
    <w:rsid w:val="002553D4"/>
    <w:rsid w:val="0026134D"/>
    <w:rsid w:val="00276988"/>
    <w:rsid w:val="002F16C4"/>
    <w:rsid w:val="00303E2F"/>
    <w:rsid w:val="00313805"/>
    <w:rsid w:val="00336548"/>
    <w:rsid w:val="003575FA"/>
    <w:rsid w:val="00383451"/>
    <w:rsid w:val="00394EB0"/>
    <w:rsid w:val="003E21B9"/>
    <w:rsid w:val="003F5A82"/>
    <w:rsid w:val="004024DC"/>
    <w:rsid w:val="00402BC1"/>
    <w:rsid w:val="0040647A"/>
    <w:rsid w:val="00423A1C"/>
    <w:rsid w:val="0044344E"/>
    <w:rsid w:val="004900C8"/>
    <w:rsid w:val="004E6CF4"/>
    <w:rsid w:val="004F5A84"/>
    <w:rsid w:val="005208D7"/>
    <w:rsid w:val="005370E9"/>
    <w:rsid w:val="005816E8"/>
    <w:rsid w:val="00584742"/>
    <w:rsid w:val="005A64B7"/>
    <w:rsid w:val="005A7EC8"/>
    <w:rsid w:val="005B79B0"/>
    <w:rsid w:val="005D40DE"/>
    <w:rsid w:val="005E0436"/>
    <w:rsid w:val="005E0BC9"/>
    <w:rsid w:val="00631187"/>
    <w:rsid w:val="00634528"/>
    <w:rsid w:val="00636E70"/>
    <w:rsid w:val="00644047"/>
    <w:rsid w:val="0069368D"/>
    <w:rsid w:val="006D5127"/>
    <w:rsid w:val="006E637A"/>
    <w:rsid w:val="006F3334"/>
    <w:rsid w:val="0070453F"/>
    <w:rsid w:val="00704AB6"/>
    <w:rsid w:val="00715210"/>
    <w:rsid w:val="0075058E"/>
    <w:rsid w:val="007702BC"/>
    <w:rsid w:val="00770A92"/>
    <w:rsid w:val="007776B0"/>
    <w:rsid w:val="0078294A"/>
    <w:rsid w:val="007B2AC9"/>
    <w:rsid w:val="00812179"/>
    <w:rsid w:val="008467EA"/>
    <w:rsid w:val="00861053"/>
    <w:rsid w:val="00866C75"/>
    <w:rsid w:val="00884DE6"/>
    <w:rsid w:val="008B1617"/>
    <w:rsid w:val="008C0DFE"/>
    <w:rsid w:val="008D0F31"/>
    <w:rsid w:val="008D1874"/>
    <w:rsid w:val="008E4E84"/>
    <w:rsid w:val="00901C5D"/>
    <w:rsid w:val="00903798"/>
    <w:rsid w:val="00906F32"/>
    <w:rsid w:val="00915653"/>
    <w:rsid w:val="00951DA6"/>
    <w:rsid w:val="00990960"/>
    <w:rsid w:val="009C0E3C"/>
    <w:rsid w:val="009D0CEA"/>
    <w:rsid w:val="009D3A65"/>
    <w:rsid w:val="00A32AB3"/>
    <w:rsid w:val="00A34B64"/>
    <w:rsid w:val="00A5402B"/>
    <w:rsid w:val="00A60298"/>
    <w:rsid w:val="00A911A3"/>
    <w:rsid w:val="00AD5E83"/>
    <w:rsid w:val="00AF35E7"/>
    <w:rsid w:val="00AF4EDC"/>
    <w:rsid w:val="00B26507"/>
    <w:rsid w:val="00B306C5"/>
    <w:rsid w:val="00B311C8"/>
    <w:rsid w:val="00B33CCF"/>
    <w:rsid w:val="00B35F73"/>
    <w:rsid w:val="00B5419E"/>
    <w:rsid w:val="00B605D1"/>
    <w:rsid w:val="00B7241D"/>
    <w:rsid w:val="00B91318"/>
    <w:rsid w:val="00BE3352"/>
    <w:rsid w:val="00BF781F"/>
    <w:rsid w:val="00C0064A"/>
    <w:rsid w:val="00C01155"/>
    <w:rsid w:val="00C021C0"/>
    <w:rsid w:val="00C2196A"/>
    <w:rsid w:val="00C478C7"/>
    <w:rsid w:val="00C55CD9"/>
    <w:rsid w:val="00C57B91"/>
    <w:rsid w:val="00C6566F"/>
    <w:rsid w:val="00C76879"/>
    <w:rsid w:val="00C8233E"/>
    <w:rsid w:val="00CA730F"/>
    <w:rsid w:val="00CB0BF6"/>
    <w:rsid w:val="00CC13EF"/>
    <w:rsid w:val="00CC30D4"/>
    <w:rsid w:val="00CC65B9"/>
    <w:rsid w:val="00CD0502"/>
    <w:rsid w:val="00D13BE3"/>
    <w:rsid w:val="00D23AC7"/>
    <w:rsid w:val="00D31628"/>
    <w:rsid w:val="00D33A67"/>
    <w:rsid w:val="00D40915"/>
    <w:rsid w:val="00D53304"/>
    <w:rsid w:val="00D63007"/>
    <w:rsid w:val="00D65B37"/>
    <w:rsid w:val="00D679B8"/>
    <w:rsid w:val="00D67FD5"/>
    <w:rsid w:val="00D86396"/>
    <w:rsid w:val="00E1426B"/>
    <w:rsid w:val="00E52099"/>
    <w:rsid w:val="00E62827"/>
    <w:rsid w:val="00E64BAB"/>
    <w:rsid w:val="00E65561"/>
    <w:rsid w:val="00E6625B"/>
    <w:rsid w:val="00EC3EAF"/>
    <w:rsid w:val="00EC4ECA"/>
    <w:rsid w:val="00EE14AE"/>
    <w:rsid w:val="00EF391C"/>
    <w:rsid w:val="00F31567"/>
    <w:rsid w:val="00F32EAB"/>
    <w:rsid w:val="00F607B6"/>
    <w:rsid w:val="00F60D0F"/>
    <w:rsid w:val="00F81E71"/>
    <w:rsid w:val="00FA4C64"/>
    <w:rsid w:val="00FB153C"/>
    <w:rsid w:val="00FB4F7B"/>
    <w:rsid w:val="00FB6492"/>
    <w:rsid w:val="00FF6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FA628"/>
  <w15:docId w15:val="{A6A506C9-8BEE-4621-A394-736D3003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dent">
    <w:name w:val="Normal ndent"/>
    <w:basedOn w:val="Normal"/>
    <w:autoRedefine/>
    <w:qFormat/>
    <w:rsid w:val="00F32EAB"/>
    <w:pPr>
      <w:spacing w:line="276" w:lineRule="auto"/>
      <w:ind w:left="720"/>
    </w:pPr>
    <w:rPr>
      <w:rFonts w:asciiTheme="majorHAnsi" w:eastAsiaTheme="majorEastAsia" w:hAnsiTheme="majorHAnsi" w:cstheme="majorBidi"/>
      <w:sz w:val="22"/>
      <w:szCs w:val="22"/>
    </w:rPr>
  </w:style>
  <w:style w:type="paragraph" w:customStyle="1" w:styleId="List-a">
    <w:name w:val="List-a"/>
    <w:aliases w:val="b."/>
    <w:basedOn w:val="ListParagraph"/>
    <w:autoRedefine/>
    <w:qFormat/>
    <w:rsid w:val="006F3334"/>
    <w:pPr>
      <w:numPr>
        <w:numId w:val="0"/>
      </w:numPr>
      <w:ind w:left="1800" w:hanging="360"/>
    </w:pPr>
    <w:rPr>
      <w:rFonts w:asciiTheme="majorHAnsi" w:eastAsiaTheme="majorEastAsia" w:hAnsiTheme="majorHAnsi" w:cstheme="majorBidi"/>
    </w:rPr>
  </w:style>
  <w:style w:type="paragraph" w:styleId="ListParagraph">
    <w:name w:val="List Paragraph"/>
    <w:aliases w:val="Bulleted Paragraph"/>
    <w:basedOn w:val="Normal"/>
    <w:autoRedefine/>
    <w:uiPriority w:val="34"/>
    <w:qFormat/>
    <w:rsid w:val="00644047"/>
    <w:pPr>
      <w:numPr>
        <w:numId w:val="40"/>
      </w:numPr>
      <w:tabs>
        <w:tab w:val="left" w:pos="284"/>
        <w:tab w:val="left" w:pos="426"/>
        <w:tab w:val="left" w:pos="709"/>
      </w:tabs>
      <w:spacing w:line="276" w:lineRule="auto"/>
      <w:contextualSpacing/>
      <w:textAlignment w:val="baseline"/>
      <w:pPrChange w:id="0" w:author="Dana Nwoye" w:date="2017-08-25T11:57:00Z">
        <w:pPr>
          <w:numPr>
            <w:numId w:val="33"/>
          </w:numPr>
          <w:tabs>
            <w:tab w:val="left" w:pos="426"/>
          </w:tabs>
          <w:spacing w:line="276" w:lineRule="auto"/>
          <w:ind w:left="1080" w:hanging="360"/>
          <w:contextualSpacing/>
          <w:textAlignment w:val="baseline"/>
        </w:pPr>
      </w:pPrChange>
    </w:pPr>
    <w:rPr>
      <w:rFonts w:ascii="Times New Roman" w:eastAsia="Times New Roman" w:hAnsi="Times New Roman" w:cs="Times New Roman"/>
      <w:sz w:val="22"/>
      <w:szCs w:val="22"/>
      <w:rPrChange w:id="0" w:author="Dana Nwoye" w:date="2017-08-25T11:57:00Z">
        <w:rPr>
          <w:sz w:val="22"/>
          <w:szCs w:val="22"/>
          <w:lang w:val="en-US" w:eastAsia="en-US" w:bidi="ar-SA"/>
        </w:rPr>
      </w:rPrChange>
    </w:rPr>
  </w:style>
  <w:style w:type="paragraph" w:customStyle="1" w:styleId="Body">
    <w:name w:val="Body"/>
    <w:basedOn w:val="Normal"/>
    <w:next w:val="Normal"/>
    <w:autoRedefine/>
    <w:qFormat/>
    <w:rsid w:val="00B7241D"/>
    <w:rPr>
      <w:rFonts w:ascii="Times" w:hAnsi="Times" w:cs="Times New Roman"/>
      <w:sz w:val="20"/>
      <w:szCs w:val="20"/>
    </w:rPr>
  </w:style>
  <w:style w:type="paragraph" w:customStyle="1" w:styleId="APSTitle">
    <w:name w:val="APS Title"/>
    <w:basedOn w:val="Normal"/>
    <w:autoRedefine/>
    <w:qFormat/>
    <w:rsid w:val="00B7241D"/>
    <w:rPr>
      <w:rFonts w:ascii="Times" w:hAnsi="Times" w:cs="Times New Roman"/>
      <w:b/>
    </w:rPr>
  </w:style>
  <w:style w:type="paragraph" w:customStyle="1" w:styleId="APSBody">
    <w:name w:val="APS Body"/>
    <w:basedOn w:val="Normal"/>
    <w:autoRedefine/>
    <w:qFormat/>
    <w:rsid w:val="00B7241D"/>
    <w:rPr>
      <w:rFonts w:ascii="Times" w:hAnsi="Times" w:cs="Times New Roman"/>
      <w:b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4F5A84"/>
    <w:pPr>
      <w:tabs>
        <w:tab w:val="center" w:pos="4320"/>
        <w:tab w:val="right" w:pos="8640"/>
      </w:tabs>
      <w:jc w:val="center"/>
    </w:pPr>
    <w:rPr>
      <w:rFonts w:ascii="Times" w:hAnsi="Times"/>
    </w:rPr>
  </w:style>
  <w:style w:type="character" w:customStyle="1" w:styleId="HeaderChar">
    <w:name w:val="Header Char"/>
    <w:basedOn w:val="DefaultParagraphFont"/>
    <w:link w:val="Header"/>
    <w:uiPriority w:val="99"/>
    <w:rsid w:val="004F5A84"/>
    <w:rPr>
      <w:rFonts w:ascii="Times" w:hAnsi="Times"/>
    </w:rPr>
  </w:style>
  <w:style w:type="paragraph" w:customStyle="1" w:styleId="Numbers">
    <w:name w:val="Numbers"/>
    <w:basedOn w:val="ListParagraph"/>
    <w:next w:val="ListParagraph"/>
    <w:autoRedefine/>
    <w:qFormat/>
    <w:rsid w:val="0070453F"/>
    <w:pPr>
      <w:spacing w:line="480" w:lineRule="auto"/>
    </w:pPr>
    <w:rPr>
      <w:rFonts w:ascii="Arial" w:hAnsi="Arial" w:cs="Arial"/>
      <w:sz w:val="28"/>
    </w:rPr>
  </w:style>
  <w:style w:type="paragraph" w:styleId="NormalWeb">
    <w:name w:val="Normal (Web)"/>
    <w:basedOn w:val="Normal"/>
    <w:uiPriority w:val="99"/>
    <w:semiHidden/>
    <w:unhideWhenUsed/>
    <w:rsid w:val="008E4E84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3D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D68"/>
  </w:style>
  <w:style w:type="paragraph" w:styleId="BalloonText">
    <w:name w:val="Balloon Text"/>
    <w:basedOn w:val="Normal"/>
    <w:link w:val="BalloonTextChar"/>
    <w:uiPriority w:val="99"/>
    <w:semiHidden/>
    <w:unhideWhenUsed/>
    <w:rsid w:val="00636E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D158A-C4E6-46BF-8D28-F12E2B0B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Cheesman</dc:creator>
  <cp:lastModifiedBy>Dana Nwoye</cp:lastModifiedBy>
  <cp:revision>5</cp:revision>
  <cp:lastPrinted>2021-03-01T19:20:00Z</cp:lastPrinted>
  <dcterms:created xsi:type="dcterms:W3CDTF">2021-03-01T19:17:00Z</dcterms:created>
  <dcterms:modified xsi:type="dcterms:W3CDTF">2021-03-01T19:21:00Z</dcterms:modified>
</cp:coreProperties>
</file>